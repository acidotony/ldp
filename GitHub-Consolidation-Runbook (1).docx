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42497" w14:textId="7EA6D5C9" w:rsidR="00E9428B" w:rsidRDefault="2BDA2F64">
      <w:pPr>
        <w:pStyle w:val="Heading2"/>
      </w:pPr>
      <w:r>
        <w:t>Overview</w:t>
      </w:r>
    </w:p>
    <w:p w14:paraId="6A05A809" w14:textId="77777777" w:rsidR="00E9428B" w:rsidRDefault="00E9428B"/>
    <w:p w14:paraId="772CBFAF" w14:textId="77777777" w:rsidR="00E9428B" w:rsidRDefault="00C949D3">
      <w:r>
        <w:t xml:space="preserve">Operational runbook for consolidating a </w:t>
      </w:r>
      <w:r>
        <w:rPr>
          <w:b/>
        </w:rPr>
        <w:t>GitHub.com organization</w:t>
      </w:r>
      <w:r>
        <w:t xml:space="preserve"> into the HCSC </w:t>
      </w:r>
      <w:r>
        <w:rPr>
          <w:b/>
        </w:rPr>
        <w:t>GitHub Enterprise Cloud (GHEC)</w:t>
      </w:r>
      <w:r>
        <w:t xml:space="preserve"> using </w:t>
      </w:r>
      <w:r>
        <w:rPr>
          <w:b/>
        </w:rPr>
        <w:t>GitHub Enterprise Importer (GEI)</w:t>
      </w:r>
      <w:r>
        <w:t xml:space="preserve"> in </w:t>
      </w:r>
      <w:r>
        <w:rPr>
          <w:b/>
        </w:rPr>
        <w:t>org-to-org</w:t>
      </w:r>
      <w:r>
        <w:t xml:space="preserve"> mode. A single source org on </w:t>
      </w:r>
      <w:r>
        <w:rPr>
          <w:rFonts w:ascii="Consolas" w:hAnsi="Consolas"/>
          <w:sz w:val="20"/>
          <w:shd w:val="clear" w:color="auto" w:fill="F2F2F2"/>
        </w:rPr>
        <w:t>github.com</w:t>
      </w:r>
      <w:r>
        <w:t xml:space="preserve"> is migrated in one run to a destination org created inside the HCSC target enterprise, via </w:t>
      </w:r>
      <w:r>
        <w:rPr>
          <w:rFonts w:ascii="Consolas" w:hAnsi="Consolas"/>
          <w:sz w:val="20"/>
          <w:shd w:val="clear" w:color="auto" w:fill="F2F2F2"/>
        </w:rPr>
        <w:t>gh gei migrate-org</w:t>
      </w:r>
      <w:r>
        <w:t>.</w:t>
      </w:r>
    </w:p>
    <w:p w14:paraId="5A39BBE3" w14:textId="77777777" w:rsidR="00E9428B" w:rsidRDefault="00E9428B"/>
    <w:p w14:paraId="35937FAB" w14:textId="77777777" w:rsidR="00E9428B" w:rsidRDefault="00C949D3">
      <w:r>
        <w:t xml:space="preserve">Execution is driven by the </w:t>
      </w:r>
      <w:r>
        <w:rPr>
          <w:b/>
        </w:rPr>
        <w:t>`migrate-org.yml`</w:t>
      </w:r>
      <w:r>
        <w:t xml:space="preserve"> workflow in the </w:t>
      </w:r>
      <w:r>
        <w:rPr>
          <w:b/>
        </w:rPr>
        <w:t>`hcsc-devops/gh-migration`</w:t>
      </w:r>
      <w:r>
        <w:t xml:space="preserve"> toolkit. </w:t>
      </w:r>
      <w:r>
        <w:rPr>
          <w:rFonts w:ascii="Consolas" w:hAnsi="Consolas"/>
          <w:sz w:val="20"/>
          <w:shd w:val="clear" w:color="auto" w:fill="F2F2F2"/>
        </w:rPr>
        <w:t>migrate-org.yml</w:t>
      </w:r>
      <w:r>
        <w:t xml:space="preserve"> runs the GEI org migration and then replays the org-level assets GEI does </w:t>
      </w:r>
      <w:r>
        <w:rPr>
          <w:b/>
        </w:rPr>
        <w:t>not</w:t>
      </w:r>
      <w:r>
        <w:t xml:space="preserve"> carry (rulesets, Actions variables, custom properties), sets migrated repos to internal visibility, removes branch protections, and archives the source. Supporting automation: the Python </w:t>
      </w:r>
      <w:r>
        <w:rPr>
          <w:rFonts w:ascii="Consolas" w:hAnsi="Consolas"/>
          <w:sz w:val="20"/>
          <w:shd w:val="clear" w:color="auto" w:fill="F2F2F2"/>
        </w:rPr>
        <w:t>org-migration/</w:t>
      </w:r>
      <w:r>
        <w:t xml:space="preserve"> tool (repo/environment secrets + packages via CyberArk). CI/CD is </w:t>
      </w:r>
      <w:r>
        <w:rPr>
          <w:b/>
        </w:rPr>
        <w:t>GitHub Actions</w:t>
      </w:r>
      <w:r>
        <w:t xml:space="preserve"> only; workflow files migrate with their repos.</w:t>
      </w:r>
    </w:p>
    <w:p w14:paraId="41C8F396" w14:textId="77777777" w:rsidR="00E9428B" w:rsidRDefault="00E9428B"/>
    <w:p w14:paraId="14BBDE15" w14:textId="77777777" w:rsidR="00E9428B" w:rsidRDefault="00C949D3">
      <w:pPr>
        <w:pStyle w:val="Quote"/>
      </w:pPr>
      <w:r>
        <w:rPr>
          <w:rFonts w:ascii="Consolas" w:hAnsi="Consolas"/>
          <w:sz w:val="20"/>
          <w:shd w:val="clear" w:color="auto" w:fill="F2F2F2"/>
        </w:rPr>
        <w:t>migrate-org.yml</w:t>
      </w:r>
      <w:r>
        <w:t xml:space="preserve"> auto-detects the source: </w:t>
      </w:r>
      <w:r>
        <w:rPr>
          <w:b/>
        </w:rPr>
        <w:t>github.com → `gh gei migrate-org`</w:t>
      </w:r>
      <w:r>
        <w:t xml:space="preserve"> (this runbook). If a GHES source is selected it falls back to repo-by-repo migration — out of scope here.</w:t>
      </w:r>
    </w:p>
    <w:p w14:paraId="72A3D3EC" w14:textId="77777777" w:rsidR="00E9428B" w:rsidRDefault="00E9428B"/>
    <w:p w14:paraId="406425CA" w14:textId="77777777" w:rsidR="00E9428B" w:rsidRDefault="00C949D3">
      <w:pPr>
        <w:pStyle w:val="Heading2"/>
      </w:pPr>
      <w:r>
        <w:t>Contents</w:t>
      </w:r>
    </w:p>
    <w:p w14:paraId="0D0B940D" w14:textId="77777777" w:rsidR="00E9428B" w:rsidRDefault="00E9428B"/>
    <w:p w14:paraId="5B7C53D8" w14:textId="77777777" w:rsidR="00E9428B" w:rsidRDefault="00C949D3">
      <w:pPr>
        <w:ind w:left="360" w:hanging="260"/>
      </w:pPr>
      <w:r>
        <w:t>•  Reference URLs</w:t>
      </w:r>
    </w:p>
    <w:p w14:paraId="27983972" w14:textId="77777777" w:rsidR="00E9428B" w:rsidRDefault="00C949D3">
      <w:pPr>
        <w:ind w:left="360" w:hanging="260"/>
      </w:pPr>
      <w:r>
        <w:t>•  Source and Target inventory</w:t>
      </w:r>
    </w:p>
    <w:p w14:paraId="0394D6EF" w14:textId="77777777" w:rsidR="00E9428B" w:rsidRDefault="00C949D3">
      <w:pPr>
        <w:ind w:left="360" w:hanging="260"/>
      </w:pPr>
      <w:r>
        <w:t>•  Communication</w:t>
      </w:r>
    </w:p>
    <w:p w14:paraId="21ADD285" w14:textId="77777777" w:rsidR="00E9428B" w:rsidRDefault="00C949D3">
      <w:pPr>
        <w:ind w:left="360" w:hanging="260"/>
      </w:pPr>
      <w:r>
        <w:t>•  Plan</w:t>
      </w:r>
    </w:p>
    <w:p w14:paraId="0324DDBC" w14:textId="77777777" w:rsidR="00E9428B" w:rsidRDefault="00C949D3">
      <w:pPr>
        <w:ind w:left="360" w:hanging="260"/>
      </w:pPr>
      <w:r>
        <w:t>•  Prerequisites</w:t>
      </w:r>
    </w:p>
    <w:p w14:paraId="1ECAA0C8" w14:textId="77777777" w:rsidR="00E9428B" w:rsidRDefault="00C949D3">
      <w:pPr>
        <w:ind w:left="360" w:hanging="260"/>
      </w:pPr>
      <w:r>
        <w:t xml:space="preserve">•  </w:t>
      </w:r>
      <w:r>
        <w:rPr>
          <w:rFonts w:ascii="Consolas" w:hAnsi="Consolas"/>
          <w:sz w:val="20"/>
          <w:shd w:val="clear" w:color="auto" w:fill="F2F2F2"/>
        </w:rPr>
        <w:t>migrate-org.yml</w:t>
      </w:r>
      <w:r>
        <w:t xml:space="preserve"> — inputs &amp; secrets</w:t>
      </w:r>
    </w:p>
    <w:p w14:paraId="39DE141C" w14:textId="77777777" w:rsidR="00E9428B" w:rsidRDefault="00C949D3">
      <w:pPr>
        <w:ind w:left="360" w:hanging="260"/>
      </w:pPr>
      <w:r>
        <w:t>•  Migration command (</w:t>
      </w:r>
      <w:r>
        <w:rPr>
          <w:rFonts w:ascii="Consolas" w:hAnsi="Consolas"/>
          <w:sz w:val="20"/>
          <w:shd w:val="clear" w:color="auto" w:fill="F2F2F2"/>
        </w:rPr>
        <w:t>gh gei migrate-org</w:t>
      </w:r>
      <w:r>
        <w:t>)</w:t>
      </w:r>
    </w:p>
    <w:p w14:paraId="6A33EEEC" w14:textId="77777777" w:rsidR="00E9428B" w:rsidRDefault="00C949D3">
      <w:pPr>
        <w:ind w:left="360" w:hanging="260"/>
      </w:pPr>
      <w:r>
        <w:t>•  Migration workflow (org) — job flow</w:t>
      </w:r>
    </w:p>
    <w:p w14:paraId="2225FF46" w14:textId="77777777" w:rsidR="00E9428B" w:rsidRDefault="00C949D3">
      <w:pPr>
        <w:ind w:left="360" w:hanging="260"/>
      </w:pPr>
      <w:r>
        <w:t>•  What GEI migrates vs. does not</w:t>
      </w:r>
    </w:p>
    <w:p w14:paraId="2F5853D0" w14:textId="77777777" w:rsidR="00E9428B" w:rsidRDefault="00C949D3">
      <w:pPr>
        <w:ind w:left="720" w:hanging="260"/>
      </w:pPr>
      <w:r>
        <w:t>◦  Action items — assets not handled by GEI</w:t>
      </w:r>
    </w:p>
    <w:p w14:paraId="4125B520" w14:textId="77777777" w:rsidR="00E9428B" w:rsidRDefault="00C949D3">
      <w:pPr>
        <w:ind w:left="360" w:hanging="260"/>
      </w:pPr>
      <w:r>
        <w:t>•  Org-level assets (rulesets / variables / custom properties / secrets)</w:t>
      </w:r>
    </w:p>
    <w:p w14:paraId="30A7FA73" w14:textId="77777777" w:rsidR="00E9428B" w:rsidRDefault="00C949D3">
      <w:pPr>
        <w:ind w:left="360" w:hanging="260"/>
      </w:pPr>
      <w:r>
        <w:t>•  Teams &amp; membership</w:t>
      </w:r>
    </w:p>
    <w:p w14:paraId="689EF3D2" w14:textId="77777777" w:rsidR="00E9428B" w:rsidRDefault="00C949D3">
      <w:pPr>
        <w:ind w:left="360" w:hanging="260"/>
      </w:pPr>
      <w:r>
        <w:t>•  Runners strategy</w:t>
      </w:r>
    </w:p>
    <w:p w14:paraId="0F7F698D" w14:textId="77777777" w:rsidR="00E9428B" w:rsidRDefault="00C949D3">
      <w:pPr>
        <w:ind w:left="360" w:hanging="260"/>
      </w:pPr>
      <w:r>
        <w:t>•  Secrets &amp; packages migration (CyberArk + org-migration tool)</w:t>
      </w:r>
    </w:p>
    <w:p w14:paraId="27975802" w14:textId="77777777" w:rsidR="00E9428B" w:rsidRDefault="00C949D3">
      <w:pPr>
        <w:ind w:left="360" w:hanging="260"/>
      </w:pPr>
      <w:r>
        <w:t>•  CI/CD re-pointing (GitHub Actions)</w:t>
      </w:r>
    </w:p>
    <w:p w14:paraId="7268732D" w14:textId="77777777" w:rsidR="00E9428B" w:rsidRDefault="00C949D3">
      <w:pPr>
        <w:ind w:left="360" w:hanging="260"/>
      </w:pPr>
      <w:r>
        <w:t>•  GHAS / Copilot / IIQ enablement</w:t>
      </w:r>
    </w:p>
    <w:p w14:paraId="6AAE653B" w14:textId="77777777" w:rsidR="00E9428B" w:rsidRDefault="00C949D3">
      <w:pPr>
        <w:ind w:left="360" w:hanging="260"/>
      </w:pPr>
      <w:r>
        <w:t>•  Mannequin reclaim</w:t>
      </w:r>
    </w:p>
    <w:p w14:paraId="0588639D" w14:textId="77777777" w:rsidR="00E9428B" w:rsidRDefault="00C949D3">
      <w:pPr>
        <w:ind w:left="360" w:hanging="260"/>
      </w:pPr>
      <w:r>
        <w:t>•  Cutover</w:t>
      </w:r>
    </w:p>
    <w:p w14:paraId="2A8F8E78" w14:textId="77777777" w:rsidR="00E9428B" w:rsidRDefault="00C949D3">
      <w:pPr>
        <w:ind w:left="360" w:hanging="260"/>
      </w:pPr>
      <w:r>
        <w:t>•  Rollback</w:t>
      </w:r>
    </w:p>
    <w:p w14:paraId="0E9CD3A9" w14:textId="77777777" w:rsidR="00E9428B" w:rsidRDefault="00C949D3">
      <w:pPr>
        <w:ind w:left="360" w:hanging="260"/>
      </w:pPr>
      <w:r>
        <w:t>•  Post-cutover / Hypercare</w:t>
      </w:r>
    </w:p>
    <w:p w14:paraId="3948783F" w14:textId="77777777" w:rsidR="00E9428B" w:rsidRDefault="00C949D3">
      <w:pPr>
        <w:ind w:left="360" w:hanging="260"/>
      </w:pPr>
      <w:r>
        <w:t>•  Post-migration integrity checks</w:t>
      </w:r>
    </w:p>
    <w:p w14:paraId="01813C1C" w14:textId="77777777" w:rsidR="00E9428B" w:rsidRDefault="00C949D3">
      <w:pPr>
        <w:ind w:left="360" w:hanging="260"/>
      </w:pPr>
      <w:r>
        <w:t>•  Troubleshooting — common failure modes</w:t>
      </w:r>
    </w:p>
    <w:p w14:paraId="172D7B92" w14:textId="77777777" w:rsidR="00E9428B" w:rsidRDefault="00C949D3">
      <w:pPr>
        <w:ind w:left="360" w:hanging="260"/>
      </w:pPr>
      <w:r>
        <w:t>•  Automating secrets &amp; asset migration (org-to-org, non-GEI)</w:t>
      </w:r>
    </w:p>
    <w:p w14:paraId="35083536" w14:textId="77777777" w:rsidR="00E9428B" w:rsidRDefault="00C949D3">
      <w:pPr>
        <w:ind w:left="360" w:hanging="260"/>
      </w:pPr>
      <w:r>
        <w:t>•  Acceptance Criteria reference</w:t>
      </w:r>
    </w:p>
    <w:p w14:paraId="0E27B00A" w14:textId="77777777" w:rsidR="00E9428B" w:rsidRDefault="00E9428B"/>
    <w:p w14:paraId="60061E4C" w14:textId="77777777" w:rsidR="00E9428B" w:rsidRDefault="00E9428B">
      <w:pPr>
        <w:pBdr>
          <w:bottom w:val="single" w:sz="6" w:space="1" w:color="BDD7EE"/>
        </w:pBdr>
      </w:pPr>
    </w:p>
    <w:p w14:paraId="44EAFD9C" w14:textId="77777777" w:rsidR="00E9428B" w:rsidRDefault="00E9428B"/>
    <w:p w14:paraId="0D04457F" w14:textId="77777777" w:rsidR="00E9428B" w:rsidRDefault="00C949D3">
      <w:pPr>
        <w:pStyle w:val="Heading2"/>
      </w:pPr>
      <w:r>
        <w:t>Reference URLs</w:t>
      </w:r>
    </w:p>
    <w:p w14:paraId="4B94D5A5" w14:textId="77777777" w:rsidR="00E9428B" w:rsidRDefault="00E9428B"/>
    <w:p w14:paraId="106EF5A1" w14:textId="77777777" w:rsidR="00E9428B" w:rsidRDefault="00C949D3">
      <w:r>
        <w:t>Consult before every migration. GEI behavior changes with releases — verify against these:</w:t>
      </w:r>
    </w:p>
    <w:p w14:paraId="3DEEC669" w14:textId="77777777" w:rsidR="00E9428B" w:rsidRDefault="00E9428B"/>
    <w:p w14:paraId="72197586" w14:textId="77777777" w:rsidR="00E9428B" w:rsidRDefault="00C949D3">
      <w:pPr>
        <w:ind w:left="360" w:hanging="260"/>
      </w:pPr>
      <w:r>
        <w:t>•  GEI overview: https://docs.github.com/en/migrations/using-github-enterprise-importer/understanding-github-enterprise-importer/about-github-enterprise-importer</w:t>
      </w:r>
    </w:p>
    <w:p w14:paraId="0FF4A265" w14:textId="77777777" w:rsidR="00E9428B" w:rsidRDefault="00C949D3">
      <w:pPr>
        <w:ind w:left="360" w:hanging="260"/>
      </w:pPr>
      <w:r>
        <w:t>•  Migrating organizations between GitHub products (org-to-org, cloud→cloud): https://docs.github.com/en/migrations/using-github-enterprise-importer/migrating-between-github-products/migrating-organizations-between-github-products</w:t>
      </w:r>
    </w:p>
    <w:p w14:paraId="1361F462" w14:textId="77777777" w:rsidR="00E9428B" w:rsidRDefault="00C949D3">
      <w:pPr>
        <w:ind w:left="360" w:hanging="260"/>
      </w:pPr>
      <w:r>
        <w:t xml:space="preserve">•  </w:t>
      </w:r>
      <w:r>
        <w:rPr>
          <w:rFonts w:ascii="Consolas" w:hAnsi="Consolas"/>
          <w:sz w:val="20"/>
          <w:shd w:val="clear" w:color="auto" w:fill="F2F2F2"/>
        </w:rPr>
        <w:t>gh gei migrate-org</w:t>
      </w:r>
      <w:r>
        <w:t xml:space="preserve"> / managing access &amp; PAT scopes: https://docs.github.com/en/migrations/using-github-enterprise-importer/preparing-to-migrate-with-github-enterprise-importer/managing-access-for-github-enterprise-importer</w:t>
      </w:r>
    </w:p>
    <w:p w14:paraId="7648D3D0" w14:textId="77777777" w:rsidR="00E9428B" w:rsidRDefault="00C949D3">
      <w:pPr>
        <w:ind w:left="360" w:hanging="260"/>
      </w:pPr>
      <w:r>
        <w:t>•  Reclaiming mannequins: https://docs.github.com/en/migrations/using-github-enterprise-importer/completing-your-migration-with-github-enterprise-importer/reclaiming-mannequins-for-github-enterprise-importer</w:t>
      </w:r>
    </w:p>
    <w:p w14:paraId="68995029" w14:textId="77777777" w:rsidR="00E9428B" w:rsidRDefault="00C949D3">
      <w:pPr>
        <w:ind w:left="360" w:hanging="260"/>
      </w:pPr>
      <w:r>
        <w:t>•  Org rulesets API: https://docs.github.com/en/rest/orgs/rules</w:t>
      </w:r>
    </w:p>
    <w:p w14:paraId="46CCD149" w14:textId="77777777" w:rsidR="00E9428B" w:rsidRDefault="00C949D3">
      <w:pPr>
        <w:ind w:left="360" w:hanging="260"/>
      </w:pPr>
      <w:r>
        <w:t>•  Custom properties API: https://docs.github.com/en/rest/orgs/custom-properties</w:t>
      </w:r>
    </w:p>
    <w:p w14:paraId="4428920C" w14:textId="77777777" w:rsidR="00E9428B" w:rsidRDefault="00C949D3">
      <w:pPr>
        <w:ind w:left="360" w:hanging="260"/>
      </w:pPr>
      <w:r>
        <w:t xml:space="preserve">•  </w:t>
      </w:r>
      <w:r>
        <w:rPr>
          <w:rFonts w:ascii="Consolas" w:hAnsi="Consolas"/>
          <w:sz w:val="20"/>
          <w:shd w:val="clear" w:color="auto" w:fill="F2F2F2"/>
        </w:rPr>
        <w:t>gh gei</w:t>
      </w:r>
      <w:r>
        <w:t xml:space="preserve"> extension: https://github.com/github/gh-gei</w:t>
      </w:r>
    </w:p>
    <w:p w14:paraId="39F942ED" w14:textId="77777777" w:rsidR="00E9428B" w:rsidRDefault="00C949D3">
      <w:pPr>
        <w:ind w:left="360" w:hanging="260"/>
      </w:pPr>
      <w:r>
        <w:t xml:space="preserve">•  </w:t>
      </w:r>
      <w:r>
        <w:rPr>
          <w:b/>
        </w:rPr>
        <w:t>Not covered by `migrate-org`</w:t>
      </w:r>
      <w:r>
        <w:t xml:space="preserve"> (handled separately): org </w:t>
      </w:r>
      <w:r>
        <w:rPr>
          <w:b/>
        </w:rPr>
        <w:t>rulesets / variables / custom properties</w:t>
      </w:r>
      <w:r>
        <w:t xml:space="preserve"> (replayed by </w:t>
      </w:r>
      <w:r>
        <w:rPr>
          <w:rFonts w:ascii="Consolas" w:hAnsi="Consolas"/>
          <w:sz w:val="20"/>
          <w:shd w:val="clear" w:color="auto" w:fill="F2F2F2"/>
        </w:rPr>
        <w:t>migrate-org.yml</w:t>
      </w:r>
      <w:r>
        <w:t xml:space="preserve">), org/repo/environment </w:t>
      </w:r>
      <w:r>
        <w:rPr>
          <w:b/>
        </w:rPr>
        <w:t>secrets</w:t>
      </w:r>
      <w:r>
        <w:t xml:space="preserve"> &amp; </w:t>
      </w:r>
      <w:r>
        <w:rPr>
          <w:b/>
        </w:rPr>
        <w:t>packages</w:t>
      </w:r>
      <w:r>
        <w:t xml:space="preserve"> (</w:t>
      </w:r>
      <w:r>
        <w:rPr>
          <w:rFonts w:ascii="Consolas" w:hAnsi="Consolas"/>
          <w:sz w:val="20"/>
          <w:shd w:val="clear" w:color="auto" w:fill="F2F2F2"/>
        </w:rPr>
        <w:t>org-migration/</w:t>
      </w:r>
      <w:r>
        <w:t xml:space="preserve">, CyberArk), </w:t>
      </w:r>
      <w:r>
        <w:rPr>
          <w:b/>
        </w:rPr>
        <w:t>team membership</w:t>
      </w:r>
      <w:r>
        <w:t xml:space="preserve"> (manual / IIQ), </w:t>
      </w:r>
      <w:r>
        <w:rPr>
          <w:b/>
        </w:rPr>
        <w:t>self-hosted runners</w:t>
      </w:r>
      <w:r>
        <w:t xml:space="preserve"> (manual re-register), cross-repo </w:t>
      </w:r>
      <w:r>
        <w:rPr>
          <w:b/>
        </w:rPr>
        <w:t>Actions `uses:`</w:t>
      </w:r>
      <w:r>
        <w:t xml:space="preserve"> references (post-cutover rewrite).</w:t>
      </w:r>
    </w:p>
    <w:p w14:paraId="3656B9AB" w14:textId="77777777" w:rsidR="00E9428B" w:rsidRDefault="00E9428B"/>
    <w:p w14:paraId="45FB0818" w14:textId="77777777" w:rsidR="00E9428B" w:rsidRDefault="00E9428B">
      <w:pPr>
        <w:pBdr>
          <w:bottom w:val="single" w:sz="6" w:space="1" w:color="BDD7EE"/>
        </w:pBdr>
      </w:pPr>
    </w:p>
    <w:p w14:paraId="049F31CB" w14:textId="77777777" w:rsidR="00E9428B" w:rsidRDefault="00E9428B"/>
    <w:p w14:paraId="783F18E6" w14:textId="77777777" w:rsidR="00E9428B" w:rsidRDefault="00C949D3">
      <w:pPr>
        <w:pStyle w:val="Heading2"/>
      </w:pPr>
      <w:r>
        <w:t>Source and Target inventory</w:t>
      </w:r>
    </w:p>
    <w:p w14:paraId="53128261" w14:textId="77777777" w:rsidR="00E9428B" w:rsidRDefault="00E9428B"/>
    <w:p w14:paraId="3E5CF8D3" w14:textId="77777777" w:rsidR="00E9428B" w:rsidRDefault="00C949D3">
      <w:pPr>
        <w:pStyle w:val="Heading3"/>
      </w:pPr>
      <w:r>
        <w:t>Source — GitHub.com org</w:t>
      </w:r>
    </w:p>
    <w:p w14:paraId="7305161F" w14:textId="77777777" w:rsidR="00E9428B" w:rsidRDefault="00C949D3">
      <w:pPr>
        <w:ind w:left="360" w:hanging="260"/>
      </w:pPr>
      <w:r>
        <w:t xml:space="preserve">•  </w:t>
      </w:r>
      <w:r>
        <w:rPr>
          <w:b/>
        </w:rPr>
        <w:t>API base</w:t>
      </w:r>
      <w:r>
        <w:t xml:space="preserve">: </w:t>
      </w:r>
      <w:r>
        <w:rPr>
          <w:rFonts w:ascii="Consolas" w:hAnsi="Consolas"/>
          <w:sz w:val="20"/>
          <w:shd w:val="clear" w:color="auto" w:fill="F2F2F2"/>
        </w:rPr>
        <w:t>https://api.github.com</w:t>
      </w:r>
    </w:p>
    <w:p w14:paraId="454FAA07" w14:textId="77777777" w:rsidR="00E9428B" w:rsidRDefault="00C949D3">
      <w:pPr>
        <w:ind w:left="360" w:hanging="260"/>
      </w:pPr>
      <w:r>
        <w:t xml:space="preserve">•  </w:t>
      </w:r>
      <w:r>
        <w:rPr>
          <w:b/>
        </w:rPr>
        <w:t>`source_org`</w:t>
      </w:r>
      <w:r>
        <w:t xml:space="preserve">: </w:t>
      </w:r>
      <w:r>
        <w:rPr>
          <w:rFonts w:ascii="Consolas" w:hAnsi="Consolas"/>
          <w:sz w:val="20"/>
          <w:shd w:val="clear" w:color="auto" w:fill="F2F2F2"/>
        </w:rPr>
        <w:t>&lt;SOURCE_ORG&gt;</w:t>
      </w:r>
      <w:r>
        <w:t xml:space="preserve"> (the github.com org being consolidated — one org per migration run)</w:t>
      </w:r>
    </w:p>
    <w:p w14:paraId="5B87E563" w14:textId="77777777" w:rsidR="00E9428B" w:rsidRDefault="00C949D3">
      <w:pPr>
        <w:ind w:left="360" w:hanging="260"/>
      </w:pPr>
      <w:r>
        <w:t xml:space="preserve">•  Source PAT scopes: </w:t>
      </w:r>
      <w:r>
        <w:rPr>
          <w:rFonts w:ascii="Consolas" w:hAnsi="Consolas"/>
          <w:sz w:val="20"/>
          <w:shd w:val="clear" w:color="auto" w:fill="F2F2F2"/>
        </w:rPr>
        <w:t>repo</w:t>
      </w:r>
      <w:r>
        <w:t xml:space="preserve">, </w:t>
      </w:r>
      <w:r>
        <w:rPr>
          <w:rFonts w:ascii="Consolas" w:hAnsi="Consolas"/>
          <w:sz w:val="20"/>
          <w:shd w:val="clear" w:color="auto" w:fill="F2F2F2"/>
        </w:rPr>
        <w:t>workflow</w:t>
      </w:r>
      <w:r>
        <w:t xml:space="preserve">, </w:t>
      </w:r>
      <w:r>
        <w:rPr>
          <w:rFonts w:ascii="Consolas" w:hAnsi="Consolas"/>
          <w:sz w:val="20"/>
          <w:shd w:val="clear" w:color="auto" w:fill="F2F2F2"/>
        </w:rPr>
        <w:t>admin:org</w:t>
      </w:r>
      <w:r>
        <w:t xml:space="preserve">, </w:t>
      </w:r>
      <w:r>
        <w:rPr>
          <w:rFonts w:ascii="Consolas" w:hAnsi="Consolas"/>
          <w:sz w:val="20"/>
          <w:shd w:val="clear" w:color="auto" w:fill="F2F2F2"/>
        </w:rPr>
        <w:t>read:enterprise</w:t>
      </w:r>
      <w:r>
        <w:t xml:space="preserve"> (or </w:t>
      </w:r>
      <w:r>
        <w:rPr>
          <w:rFonts w:ascii="Consolas" w:hAnsi="Consolas"/>
          <w:sz w:val="20"/>
          <w:shd w:val="clear" w:color="auto" w:fill="F2F2F2"/>
        </w:rPr>
        <w:t>admin:enterprise</w:t>
      </w:r>
      <w:r>
        <w:t xml:space="preserve">), </w:t>
      </w:r>
      <w:r>
        <w:rPr>
          <w:rFonts w:ascii="Consolas" w:hAnsi="Consolas"/>
          <w:sz w:val="20"/>
          <w:shd w:val="clear" w:color="auto" w:fill="F2F2F2"/>
        </w:rPr>
        <w:t>delete_repo</w:t>
      </w:r>
    </w:p>
    <w:p w14:paraId="62486C05" w14:textId="77777777" w:rsidR="00E9428B" w:rsidRDefault="00E9428B"/>
    <w:p w14:paraId="0110D43E" w14:textId="77777777" w:rsidR="00E9428B" w:rsidRDefault="00C949D3">
      <w:pPr>
        <w:pStyle w:val="Heading3"/>
      </w:pPr>
      <w:r>
        <w:t>Target — HCSC GHEC (</w:t>
      </w:r>
      <w:r>
        <w:rPr>
          <w:rFonts w:ascii="Consolas" w:hAnsi="Consolas"/>
          <w:sz w:val="20"/>
          <w:shd w:val="clear" w:color="auto" w:fill="F2F2F2"/>
        </w:rPr>
        <w:t>github.com</w:t>
      </w:r>
      <w:r>
        <w:t>)</w:t>
      </w:r>
    </w:p>
    <w:p w14:paraId="6DB6BAA2" w14:textId="77777777" w:rsidR="00E9428B" w:rsidRDefault="00C949D3">
      <w:pPr>
        <w:ind w:left="360" w:hanging="260"/>
      </w:pPr>
      <w:r>
        <w:t xml:space="preserve">•  </w:t>
      </w:r>
      <w:r>
        <w:rPr>
          <w:b/>
        </w:rPr>
        <w:t>API base</w:t>
      </w:r>
      <w:r>
        <w:t xml:space="preserve">: </w:t>
      </w:r>
      <w:r>
        <w:rPr>
          <w:rFonts w:ascii="Consolas" w:hAnsi="Consolas"/>
          <w:sz w:val="20"/>
          <w:shd w:val="clear" w:color="auto" w:fill="F2F2F2"/>
        </w:rPr>
        <w:t>https://api.github.com</w:t>
      </w:r>
    </w:p>
    <w:p w14:paraId="26587C61" w14:textId="77777777" w:rsidR="00E9428B" w:rsidRDefault="00C949D3">
      <w:pPr>
        <w:ind w:left="360" w:hanging="260"/>
      </w:pPr>
      <w:r>
        <w:t xml:space="preserve">•  </w:t>
      </w:r>
      <w:r>
        <w:rPr>
          <w:b/>
        </w:rPr>
        <w:t>`target_enterprise`</w:t>
      </w:r>
      <w:r>
        <w:t xml:space="preserve">: </w:t>
      </w:r>
      <w:r>
        <w:rPr>
          <w:rFonts w:ascii="Consolas" w:hAnsi="Consolas"/>
          <w:sz w:val="20"/>
          <w:shd w:val="clear" w:color="auto" w:fill="F2F2F2"/>
        </w:rPr>
        <w:t>hcsc</w:t>
      </w:r>
      <w:r>
        <w:t xml:space="preserve"> (required — org migration creates the destination org inside this enterprise)</w:t>
      </w:r>
    </w:p>
    <w:p w14:paraId="3064B632" w14:textId="77777777" w:rsidR="00E9428B" w:rsidRDefault="00C949D3">
      <w:pPr>
        <w:ind w:left="360" w:hanging="260"/>
      </w:pPr>
      <w:r>
        <w:t xml:space="preserve">•  </w:t>
      </w:r>
      <w:r>
        <w:rPr>
          <w:b/>
        </w:rPr>
        <w:t>`destination_org`</w:t>
      </w:r>
      <w:r>
        <w:t xml:space="preserve">: the </w:t>
      </w:r>
      <w:r>
        <w:rPr>
          <w:rFonts w:ascii="Consolas" w:hAnsi="Consolas"/>
          <w:sz w:val="20"/>
          <w:shd w:val="clear" w:color="auto" w:fill="F2F2F2"/>
        </w:rPr>
        <w:t>hcsc-*</w:t>
      </w:r>
      <w:r>
        <w:t xml:space="preserve"> org that will receive the migration, e.g. </w:t>
      </w:r>
      <w:r>
        <w:rPr>
          <w:rFonts w:ascii="Consolas" w:hAnsi="Consolas"/>
          <w:sz w:val="20"/>
          <w:shd w:val="clear" w:color="auto" w:fill="F2F2F2"/>
        </w:rPr>
        <w:t>hcsc-core</w:t>
      </w:r>
    </w:p>
    <w:p w14:paraId="442337DB" w14:textId="77777777" w:rsidR="00E9428B" w:rsidRDefault="00C949D3">
      <w:pPr>
        <w:ind w:left="360" w:hanging="260"/>
      </w:pPr>
      <w:r>
        <w:t xml:space="preserve">•  </w:t>
      </w:r>
      <w:r>
        <w:rPr>
          <w:b/>
        </w:rPr>
        <w:t>HCSC orgs in the enterprise</w:t>
      </w:r>
      <w:r>
        <w:t xml:space="preserve">: </w:t>
      </w:r>
      <w:r>
        <w:rPr>
          <w:rFonts w:ascii="Consolas" w:hAnsi="Consolas"/>
          <w:sz w:val="20"/>
          <w:shd w:val="clear" w:color="auto" w:fill="F2F2F2"/>
        </w:rPr>
        <w:t>hcsc-core</w:t>
      </w:r>
      <w:r>
        <w:t xml:space="preserve">, </w:t>
      </w:r>
      <w:r>
        <w:rPr>
          <w:rFonts w:ascii="Consolas" w:hAnsi="Consolas"/>
          <w:sz w:val="20"/>
          <w:shd w:val="clear" w:color="auto" w:fill="F2F2F2"/>
        </w:rPr>
        <w:t>hcsc-devops</w:t>
      </w:r>
      <w:r>
        <w:t xml:space="preserve">, </w:t>
      </w:r>
      <w:r>
        <w:rPr>
          <w:rFonts w:ascii="Consolas" w:hAnsi="Consolas"/>
          <w:sz w:val="20"/>
          <w:shd w:val="clear" w:color="auto" w:fill="F2F2F2"/>
        </w:rPr>
        <w:t>hcsc-dearborn</w:t>
      </w:r>
      <w:r>
        <w:t xml:space="preserve">, </w:t>
      </w:r>
      <w:r>
        <w:rPr>
          <w:rFonts w:ascii="Consolas" w:hAnsi="Consolas"/>
          <w:sz w:val="20"/>
          <w:shd w:val="clear" w:color="auto" w:fill="F2F2F2"/>
        </w:rPr>
        <w:t>hcsc-analyticslab</w:t>
      </w:r>
      <w:r>
        <w:t xml:space="preserve">, </w:t>
      </w:r>
      <w:r>
        <w:rPr>
          <w:rFonts w:ascii="Consolas" w:hAnsi="Consolas"/>
          <w:sz w:val="20"/>
          <w:shd w:val="clear" w:color="auto" w:fill="F2F2F2"/>
        </w:rPr>
        <w:t>hcsc-innersource</w:t>
      </w:r>
      <w:r>
        <w:t xml:space="preserve">, </w:t>
      </w:r>
      <w:r>
        <w:rPr>
          <w:rFonts w:ascii="Consolas" w:hAnsi="Consolas"/>
          <w:sz w:val="20"/>
          <w:shd w:val="clear" w:color="auto" w:fill="F2F2F2"/>
        </w:rPr>
        <w:t>hcsc-paasengineering</w:t>
      </w:r>
      <w:r>
        <w:t xml:space="preserve">, </w:t>
      </w:r>
      <w:r>
        <w:rPr>
          <w:rFonts w:ascii="Consolas" w:hAnsi="Consolas"/>
          <w:sz w:val="20"/>
          <w:shd w:val="clear" w:color="auto" w:fill="F2F2F2"/>
        </w:rPr>
        <w:t>hcsc-salesforce</w:t>
      </w:r>
      <w:r>
        <w:t xml:space="preserve">, </w:t>
      </w:r>
      <w:r>
        <w:rPr>
          <w:rFonts w:ascii="Consolas" w:hAnsi="Consolas"/>
          <w:sz w:val="20"/>
          <w:shd w:val="clear" w:color="auto" w:fill="F2F2F2"/>
        </w:rPr>
        <w:t>hcsc-datascience</w:t>
      </w:r>
      <w:r>
        <w:t xml:space="preserve">, </w:t>
      </w:r>
      <w:r>
        <w:rPr>
          <w:rFonts w:ascii="Consolas" w:hAnsi="Consolas"/>
          <w:sz w:val="20"/>
          <w:shd w:val="clear" w:color="auto" w:fill="F2F2F2"/>
        </w:rPr>
        <w:t>hcsc-copilot</w:t>
      </w:r>
      <w:r>
        <w:t xml:space="preserve">, </w:t>
      </w:r>
      <w:r>
        <w:rPr>
          <w:rFonts w:ascii="Consolas" w:hAnsi="Consolas"/>
          <w:sz w:val="20"/>
          <w:shd w:val="clear" w:color="auto" w:fill="F2F2F2"/>
        </w:rPr>
        <w:t>hcsc-test</w:t>
      </w:r>
    </w:p>
    <w:p w14:paraId="4101652C" w14:textId="77777777" w:rsidR="00E9428B" w:rsidRDefault="00E9428B"/>
    <w:p w14:paraId="6AE02EAC" w14:textId="77777777" w:rsidR="00E9428B" w:rsidRDefault="00C949D3">
      <w:pPr>
        <w:pStyle w:val="Quote"/>
      </w:pPr>
      <w:r>
        <w:t xml:space="preserve">One </w:t>
      </w:r>
      <w:r>
        <w:rPr>
          <w:rFonts w:ascii="Consolas" w:hAnsi="Consolas"/>
          <w:sz w:val="20"/>
          <w:shd w:val="clear" w:color="auto" w:fill="F2F2F2"/>
        </w:rPr>
        <w:t>migrate-org.yml</w:t>
      </w:r>
      <w:r>
        <w:t xml:space="preserve"> run migrates </w:t>
      </w:r>
      <w:r>
        <w:rPr>
          <w:b/>
        </w:rPr>
        <w:t>one</w:t>
      </w:r>
      <w:r>
        <w:t xml:space="preserve"> </w:t>
      </w:r>
      <w:r>
        <w:rPr>
          <w:rFonts w:ascii="Consolas" w:hAnsi="Consolas"/>
          <w:sz w:val="20"/>
          <w:shd w:val="clear" w:color="auto" w:fill="F2F2F2"/>
        </w:rPr>
        <w:t>source_org</w:t>
      </w:r>
      <w:r>
        <w:t xml:space="preserve"> → </w:t>
      </w:r>
      <w:r>
        <w:rPr>
          <w:b/>
        </w:rPr>
        <w:t>one</w:t>
      </w:r>
      <w:r>
        <w:t xml:space="preserve"> </w:t>
      </w:r>
      <w:r>
        <w:rPr>
          <w:rFonts w:ascii="Consolas" w:hAnsi="Consolas"/>
          <w:sz w:val="20"/>
          <w:shd w:val="clear" w:color="auto" w:fill="F2F2F2"/>
        </w:rPr>
        <w:t>destination_org</w:t>
      </w:r>
      <w:r>
        <w:t>. Repeat per source org being consolidated.</w:t>
      </w:r>
    </w:p>
    <w:p w14:paraId="4B99056E" w14:textId="77777777" w:rsidR="00E9428B" w:rsidRDefault="00E9428B"/>
    <w:p w14:paraId="5B845A44" w14:textId="77777777" w:rsidR="00E9428B" w:rsidRDefault="00C949D3">
      <w:pPr>
        <w:pStyle w:val="Heading3"/>
      </w:pPr>
      <w:r>
        <w:t>PATs / Actions secrets (org-owner + SSO-authorized)</w:t>
      </w:r>
    </w:p>
    <w:p w14:paraId="67BEC181" w14:textId="77777777" w:rsidR="00E9428B" w:rsidRDefault="00C949D3">
      <w:pPr>
        <w:ind w:left="360" w:hanging="260"/>
      </w:pPr>
      <w:r>
        <w:t xml:space="preserve">•  </w:t>
      </w:r>
      <w:r>
        <w:rPr>
          <w:rFonts w:ascii="Consolas" w:hAnsi="Consolas"/>
          <w:sz w:val="20"/>
          <w:shd w:val="clear" w:color="auto" w:fill="F2F2F2"/>
        </w:rPr>
        <w:t>SOURCE_GITHUB_COM_TOKEN</w:t>
      </w:r>
      <w:r>
        <w:t xml:space="preserve"> — </w:t>
      </w:r>
      <w:r>
        <w:rPr>
          <w:b/>
        </w:rPr>
        <w:t>github.com source</w:t>
      </w:r>
      <w:r>
        <w:t xml:space="preserve"> org owner (used by the org-to-org path)</w:t>
      </w:r>
    </w:p>
    <w:p w14:paraId="44072DAB" w14:textId="77777777" w:rsidR="00E9428B" w:rsidRDefault="00C949D3">
      <w:pPr>
        <w:ind w:left="360" w:hanging="260"/>
      </w:pPr>
      <w:r>
        <w:t xml:space="preserve">•  </w:t>
      </w:r>
      <w:r>
        <w:rPr>
          <w:rFonts w:ascii="Consolas" w:hAnsi="Consolas"/>
          <w:sz w:val="20"/>
          <w:shd w:val="clear" w:color="auto" w:fill="F2F2F2"/>
        </w:rPr>
        <w:t>DEST_GITHUB_TOKEN</w:t>
      </w:r>
      <w:r>
        <w:t xml:space="preserve"> — destination </w:t>
      </w:r>
      <w:r>
        <w:rPr>
          <w:rFonts w:ascii="Consolas" w:hAnsi="Consolas"/>
          <w:sz w:val="20"/>
          <w:shd w:val="clear" w:color="auto" w:fill="F2F2F2"/>
        </w:rPr>
        <w:t>github.com</w:t>
      </w:r>
      <w:r>
        <w:t xml:space="preserve"> org owner (</w:t>
      </w:r>
      <w:r>
        <w:rPr>
          <w:rFonts w:ascii="Consolas" w:hAnsi="Consolas"/>
          <w:sz w:val="20"/>
          <w:shd w:val="clear" w:color="auto" w:fill="F2F2F2"/>
        </w:rPr>
        <w:t>admin:org</w:t>
      </w:r>
      <w:r>
        <w:t xml:space="preserve">, </w:t>
      </w:r>
      <w:r>
        <w:rPr>
          <w:rFonts w:ascii="Consolas" w:hAnsi="Consolas"/>
          <w:sz w:val="20"/>
          <w:shd w:val="clear" w:color="auto" w:fill="F2F2F2"/>
        </w:rPr>
        <w:t>repo</w:t>
      </w:r>
      <w:r>
        <w:t xml:space="preserve">, </w:t>
      </w:r>
      <w:r>
        <w:rPr>
          <w:rFonts w:ascii="Consolas" w:hAnsi="Consolas"/>
          <w:sz w:val="20"/>
          <w:shd w:val="clear" w:color="auto" w:fill="F2F2F2"/>
        </w:rPr>
        <w:t>workflow</w:t>
      </w:r>
      <w:r>
        <w:t xml:space="preserve">, </w:t>
      </w:r>
      <w:r>
        <w:rPr>
          <w:rFonts w:ascii="Consolas" w:hAnsi="Consolas"/>
          <w:sz w:val="20"/>
          <w:shd w:val="clear" w:color="auto" w:fill="F2F2F2"/>
        </w:rPr>
        <w:t>delete_repo</w:t>
      </w:r>
      <w:r>
        <w:t>)</w:t>
      </w:r>
    </w:p>
    <w:p w14:paraId="1DBF6218" w14:textId="77777777" w:rsidR="00E9428B" w:rsidRDefault="00C949D3">
      <w:pPr>
        <w:ind w:left="360" w:hanging="260"/>
      </w:pPr>
      <w:r>
        <w:t xml:space="preserve">•  </w:t>
      </w:r>
      <w:r>
        <w:rPr>
          <w:rFonts w:ascii="Consolas" w:hAnsi="Consolas"/>
          <w:sz w:val="20"/>
          <w:shd w:val="clear" w:color="auto" w:fill="F2F2F2"/>
        </w:rPr>
        <w:t>SOURCE_GITHUB_TOKEN</w:t>
      </w:r>
      <w:r>
        <w:t xml:space="preserve"> / </w:t>
      </w:r>
      <w:r>
        <w:rPr>
          <w:rFonts w:ascii="Consolas" w:hAnsi="Consolas"/>
          <w:sz w:val="20"/>
          <w:shd w:val="clear" w:color="auto" w:fill="F2F2F2"/>
        </w:rPr>
        <w:t>SOURCE_TEST_GITHUB_TOKEN</w:t>
      </w:r>
      <w:r>
        <w:t xml:space="preserve"> — GHES tokens (only used if a GHES source is selected — the repo-by-repo fallback, out of scope here)</w:t>
      </w:r>
    </w:p>
    <w:p w14:paraId="3AC872B4" w14:textId="77777777" w:rsidR="00E9428B" w:rsidRDefault="00C949D3">
      <w:pPr>
        <w:ind w:left="360" w:hanging="260"/>
      </w:pPr>
      <w:r>
        <w:t xml:space="preserve">•  </w:t>
      </w:r>
      <w:r>
        <w:rPr>
          <w:rFonts w:ascii="Consolas" w:hAnsi="Consolas"/>
          <w:sz w:val="20"/>
          <w:shd w:val="clear" w:color="auto" w:fill="F2F2F2"/>
        </w:rPr>
        <w:t>CYBERARK_PASSWORD</w:t>
      </w:r>
      <w:r>
        <w:t xml:space="preserve"> — for the </w:t>
      </w:r>
      <w:r>
        <w:rPr>
          <w:rFonts w:ascii="Consolas" w:hAnsi="Consolas"/>
          <w:sz w:val="20"/>
          <w:shd w:val="clear" w:color="auto" w:fill="F2F2F2"/>
        </w:rPr>
        <w:t>org-migration/</w:t>
      </w:r>
      <w:r>
        <w:t xml:space="preserve"> secrets stage</w:t>
      </w:r>
    </w:p>
    <w:p w14:paraId="6998E4E9" w14:textId="77777777" w:rsidR="00E9428B" w:rsidRDefault="00C949D3">
      <w:pPr>
        <w:ind w:left="360" w:hanging="260"/>
      </w:pPr>
      <w:r>
        <w:t xml:space="preserve">•  </w:t>
      </w:r>
      <w:r>
        <w:rPr>
          <w:rFonts w:ascii="Consolas" w:hAnsi="Consolas"/>
          <w:sz w:val="20"/>
          <w:shd w:val="clear" w:color="auto" w:fill="F2F2F2"/>
        </w:rPr>
        <w:t>CYBERARK_PASSWORD</w:t>
      </w:r>
      <w:r>
        <w:t xml:space="preserve"> — for the </w:t>
      </w:r>
      <w:r>
        <w:rPr>
          <w:rFonts w:ascii="Consolas" w:hAnsi="Consolas"/>
          <w:sz w:val="20"/>
          <w:shd w:val="clear" w:color="auto" w:fill="F2F2F2"/>
        </w:rPr>
        <w:t>org-migration/</w:t>
      </w:r>
      <w:r>
        <w:t xml:space="preserve"> secrets stage</w:t>
      </w:r>
    </w:p>
    <w:p w14:paraId="1299C43A" w14:textId="77777777" w:rsidR="00E9428B" w:rsidRDefault="00E9428B"/>
    <w:p w14:paraId="3DA9C418" w14:textId="77777777" w:rsidR="00E9428B" w:rsidRDefault="00C949D3">
      <w:pPr>
        <w:pStyle w:val="Heading3"/>
      </w:pPr>
      <w:r>
        <w:t>Runner</w:t>
      </w:r>
    </w:p>
    <w:p w14:paraId="73190EF8" w14:textId="77777777" w:rsidR="00E9428B" w:rsidRDefault="00C949D3">
      <w:r>
        <w:rPr>
          <w:rFonts w:ascii="Consolas" w:hAnsi="Consolas"/>
          <w:sz w:val="20"/>
          <w:shd w:val="clear" w:color="auto" w:fill="F2F2F2"/>
        </w:rPr>
        <w:t>migrate-org.yml</w:t>
      </w:r>
      <w:r>
        <w:t xml:space="preserve"> runs on the </w:t>
      </w:r>
      <w:r>
        <w:rPr>
          <w:b/>
        </w:rPr>
        <w:t>`code-scanning-large`</w:t>
      </w:r>
      <w:r>
        <w:t xml:space="preserve"> self-hosted runner (needs </w:t>
      </w:r>
      <w:r>
        <w:rPr>
          <w:rFonts w:ascii="Consolas" w:hAnsi="Consolas"/>
          <w:sz w:val="20"/>
          <w:shd w:val="clear" w:color="auto" w:fill="F2F2F2"/>
        </w:rPr>
        <w:t>python3</w:t>
      </w:r>
      <w:r>
        <w:t xml:space="preserve">, </w:t>
      </w:r>
      <w:r>
        <w:rPr>
          <w:rFonts w:ascii="Consolas" w:hAnsi="Consolas"/>
          <w:sz w:val="20"/>
          <w:shd w:val="clear" w:color="auto" w:fill="F2F2F2"/>
        </w:rPr>
        <w:t>jq</w:t>
      </w:r>
      <w:r>
        <w:t xml:space="preserve">, </w:t>
      </w:r>
      <w:r>
        <w:rPr>
          <w:rFonts w:ascii="Consolas" w:hAnsi="Consolas"/>
          <w:sz w:val="20"/>
          <w:shd w:val="clear" w:color="auto" w:fill="F2F2F2"/>
        </w:rPr>
        <w:t>curl</w:t>
      </w:r>
      <w:r>
        <w:t xml:space="preserve">, </w:t>
      </w:r>
      <w:r>
        <w:rPr>
          <w:rFonts w:ascii="Consolas" w:hAnsi="Consolas"/>
          <w:sz w:val="20"/>
          <w:shd w:val="clear" w:color="auto" w:fill="F2F2F2"/>
        </w:rPr>
        <w:t>gh</w:t>
      </w:r>
      <w:r>
        <w:t xml:space="preserve">). The proxy is bypassed for GEI blob-storage endpoints via </w:t>
      </w:r>
      <w:r>
        <w:rPr>
          <w:rFonts w:ascii="Consolas" w:hAnsi="Consolas"/>
          <w:sz w:val="20"/>
          <w:shd w:val="clear" w:color="auto" w:fill="F2F2F2"/>
        </w:rPr>
        <w:t>no_proxy</w:t>
      </w:r>
      <w:r>
        <w:t xml:space="preserve"> (</w:t>
      </w:r>
      <w:r>
        <w:rPr>
          <w:rFonts w:ascii="Consolas" w:hAnsi="Consolas"/>
          <w:sz w:val="20"/>
          <w:shd w:val="clear" w:color="auto" w:fill="F2F2F2"/>
        </w:rPr>
        <w:t>ghcloudmigrationbucket.s3.amazonaws.com</w:t>
      </w:r>
      <w:r>
        <w:t xml:space="preserve">, </w:t>
      </w:r>
      <w:r>
        <w:rPr>
          <w:rFonts w:ascii="Consolas" w:hAnsi="Consolas"/>
          <w:sz w:val="20"/>
          <w:shd w:val="clear" w:color="auto" w:fill="F2F2F2"/>
        </w:rPr>
        <w:t>*.s3.amazonaws.com</w:t>
      </w:r>
      <w:r>
        <w:t xml:space="preserve">, </w:t>
      </w:r>
      <w:r>
        <w:rPr>
          <w:rFonts w:ascii="Consolas" w:hAnsi="Consolas"/>
          <w:sz w:val="20"/>
          <w:shd w:val="clear" w:color="auto" w:fill="F2F2F2"/>
        </w:rPr>
        <w:t>.fyiblue.com</w:t>
      </w:r>
      <w:r>
        <w:t>, …).</w:t>
      </w:r>
    </w:p>
    <w:p w14:paraId="4DDBEF00" w14:textId="77777777" w:rsidR="00E9428B" w:rsidRDefault="00E9428B"/>
    <w:p w14:paraId="3461D779" w14:textId="77777777" w:rsidR="00E9428B" w:rsidRDefault="00E9428B">
      <w:pPr>
        <w:pBdr>
          <w:bottom w:val="single" w:sz="6" w:space="1" w:color="BDD7EE"/>
        </w:pBdr>
      </w:pPr>
    </w:p>
    <w:p w14:paraId="3CF2D8B6" w14:textId="77777777" w:rsidR="00E9428B" w:rsidRDefault="00E9428B"/>
    <w:p w14:paraId="3CACDAF6" w14:textId="77777777" w:rsidR="00E9428B" w:rsidRDefault="00C949D3">
      <w:pPr>
        <w:pStyle w:val="Heading2"/>
      </w:pPr>
      <w:r>
        <w:t>Communication</w:t>
      </w:r>
    </w:p>
    <w:p w14:paraId="0FB78278" w14:textId="77777777" w:rsidR="00E9428B" w:rsidRDefault="00E9428B"/>
    <w:p w14:paraId="5842259B" w14:textId="77777777" w:rsidR="00E9428B" w:rsidRDefault="00C949D3">
      <w:pPr>
        <w:ind w:left="360" w:hanging="260"/>
      </w:pPr>
      <w:r>
        <w:t xml:space="preserve">•  </w:t>
      </w:r>
      <w:r>
        <w:rPr>
          <w:b/>
        </w:rPr>
        <w:t>Change management</w:t>
      </w:r>
      <w:r>
        <w:t xml:space="preserve"> — every org migration raised as a change record; freeze windows honored across source and target release calendars.</w:t>
      </w:r>
    </w:p>
    <w:p w14:paraId="5B295C80" w14:textId="77777777" w:rsidR="00E9428B" w:rsidRDefault="00C949D3">
      <w:pPr>
        <w:ind w:left="360" w:hanging="260"/>
      </w:pPr>
      <w:r>
        <w:t xml:space="preserve">•  </w:t>
      </w:r>
      <w:r>
        <w:rPr>
          <w:b/>
        </w:rPr>
        <w:t>Identify and manage integrations (incoming / outgoing) affected</w:t>
      </w:r>
      <w:r>
        <w:t xml:space="preserve"> → Pablo / Pranab. Includes CI runners, artifact stores, webhook targets, third-party status checks.</w:t>
      </w:r>
    </w:p>
    <w:p w14:paraId="0D178EE7" w14:textId="77777777" w:rsidR="00E9428B" w:rsidRDefault="00C949D3">
      <w:pPr>
        <w:ind w:left="360" w:hanging="260"/>
      </w:pPr>
      <w:r>
        <w:t xml:space="preserve">•  </w:t>
      </w:r>
      <w:r>
        <w:rPr>
          <w:b/>
        </w:rPr>
        <w:t>Guarantee Security, Connectivity and Auth</w:t>
      </w:r>
      <w:r>
        <w:t xml:space="preserve"> → Pablo / Mark. Covers SSO, IdentityIQ entitlements, PAT/GEI credential scope, network paths.</w:t>
      </w:r>
    </w:p>
    <w:p w14:paraId="3C95BBE5" w14:textId="77777777" w:rsidR="00E9428B" w:rsidRDefault="00C949D3">
      <w:pPr>
        <w:ind w:left="360" w:hanging="260"/>
        <w:rPr>
          <w:ins w:id="0" w:author="Fabio Palumbo" w:date="2026-08-06T13:24:00Z" w16du:dateUtc="2026-08-06T16:24:00Z"/>
        </w:rPr>
      </w:pPr>
      <w:r>
        <w:t xml:space="preserve">•  </w:t>
      </w:r>
      <w:r>
        <w:rPr>
          <w:b/>
        </w:rPr>
        <w:t>Cadence</w:t>
      </w:r>
      <w:r>
        <w:t>: weekly PMO sync; per-migration kickoff and retro; Teams incident channel "GitHub Consolidation".</w:t>
      </w:r>
    </w:p>
    <w:p w14:paraId="579D7792" w14:textId="77777777" w:rsidR="00345DA7" w:rsidRDefault="00345DA7" w:rsidP="00345DA7">
      <w:pPr>
        <w:ind w:left="360" w:hanging="260"/>
        <w:rPr>
          <w:ins w:id="1" w:author="Fabio Palumbo" w:date="2026-08-06T13:24:00Z" w16du:dateUtc="2026-08-06T16:24:00Z"/>
        </w:rPr>
      </w:pPr>
      <w:ins w:id="2" w:author="Fabio Palumbo" w:date="2026-08-06T13:24:00Z" w16du:dateUtc="2026-08-06T16:24:00Z">
        <w:r>
          <w:t xml:space="preserve">•  </w:t>
        </w:r>
        <w:r>
          <w:rPr>
            <w:b/>
            <w:color w:val="C00000"/>
          </w:rPr>
          <w:t>Stakeholder newsletter</w:t>
        </w:r>
        <w:r>
          <w:rPr>
            <w:color w:val="C00000"/>
          </w:rPr>
          <w:t xml:space="preserve"> — a newsletter-style email to all affected teams goes out </w:t>
        </w:r>
        <w:r>
          <w:rPr>
            <w:b/>
            <w:color w:val="C00000"/>
          </w:rPr>
          <w:t>at least 4 weeks before Day 0</w:t>
        </w:r>
        <w:r>
          <w:rPr>
            <w:color w:val="C00000"/>
          </w:rPr>
          <w:t>, with follow-ups as the cutover window firms up (announces the change, freeze window, and what teams must do post-cutover).</w:t>
        </w:r>
      </w:ins>
    </w:p>
    <w:p w14:paraId="4F00F2A8" w14:textId="77777777" w:rsidR="00345DA7" w:rsidRDefault="00345DA7" w:rsidP="00345DA7">
      <w:pPr>
        <w:ind w:left="360" w:hanging="260"/>
        <w:rPr>
          <w:ins w:id="3" w:author="Fabio Palumbo" w:date="2026-08-06T13:24:00Z" w16du:dateUtc="2026-08-06T16:24:00Z"/>
        </w:rPr>
      </w:pPr>
      <w:ins w:id="4" w:author="Fabio Palumbo" w:date="2026-08-06T13:24:00Z" w16du:dateUtc="2026-08-06T16:24:00Z">
        <w:r>
          <w:t xml:space="preserve">•  </w:t>
        </w:r>
        <w:r>
          <w:rPr>
            <w:b/>
            <w:color w:val="C00000"/>
          </w:rPr>
          <w:t>Dress rehearsal</w:t>
        </w:r>
        <w:r>
          <w:rPr>
            <w:color w:val="C00000"/>
          </w:rPr>
          <w:t xml:space="preserve"> — a full dry-run of </w:t>
        </w:r>
        <w:r>
          <w:rPr>
            <w:rFonts w:ascii="Consolas" w:hAnsi="Consolas"/>
            <w:color w:val="C00000"/>
            <w:sz w:val="20"/>
            <w:shd w:val="clear" w:color="auto" w:fill="F2F2F2"/>
          </w:rPr>
          <w:t>migrate-org.yml</w:t>
        </w:r>
        <w:r>
          <w:rPr>
            <w:color w:val="C00000"/>
          </w:rPr>
          <w:t xml:space="preserve"> against a non-production source org before Day 0. Date: </w:t>
        </w:r>
        <w:r>
          <w:rPr>
            <w:b/>
            <w:color w:val="C00000"/>
          </w:rPr>
          <w:t>[TBD — schedule]</w:t>
        </w:r>
        <w:r>
          <w:rPr>
            <w:color w:val="C00000"/>
          </w:rPr>
          <w:t>.</w:t>
        </w:r>
      </w:ins>
    </w:p>
    <w:p w14:paraId="0A3FBFED" w14:textId="77777777" w:rsidR="00345DA7" w:rsidRDefault="00345DA7">
      <w:pPr>
        <w:ind w:left="360" w:hanging="260"/>
      </w:pPr>
    </w:p>
    <w:p w14:paraId="1FC39945" w14:textId="77777777" w:rsidR="00E9428B" w:rsidRDefault="00E9428B"/>
    <w:p w14:paraId="0562CB0E" w14:textId="77777777" w:rsidR="00E9428B" w:rsidRDefault="00E9428B">
      <w:pPr>
        <w:pBdr>
          <w:bottom w:val="single" w:sz="6" w:space="1" w:color="BDD7EE"/>
        </w:pBdr>
      </w:pPr>
    </w:p>
    <w:p w14:paraId="34CE0A41" w14:textId="77777777" w:rsidR="00E9428B" w:rsidRDefault="00E9428B"/>
    <w:p w14:paraId="38E34E2D" w14:textId="77777777" w:rsidR="00E9428B" w:rsidRDefault="00C949D3">
      <w:pPr>
        <w:pStyle w:val="Heading2"/>
      </w:pPr>
      <w:r>
        <w:t>Plan</w:t>
      </w:r>
    </w:p>
    <w:p w14:paraId="62EBF3C5" w14:textId="77777777" w:rsidR="00E9428B" w:rsidRDefault="00E9428B"/>
    <w:p w14:paraId="492A8E64" w14:textId="77777777" w:rsidR="00E9428B" w:rsidRDefault="00C949D3">
      <w:pPr>
        <w:ind w:left="360" w:hanging="260"/>
      </w:pPr>
      <w:r>
        <w:t xml:space="preserve">•  </w:t>
      </w:r>
      <w:r>
        <w:rPr>
          <w:b/>
        </w:rPr>
        <w:t>Factor dependencies against Security, Connectivity and Auth</w:t>
      </w:r>
      <w:r>
        <w:t xml:space="preserve"> — no migration starts without these three cleared.</w:t>
      </w:r>
    </w:p>
    <w:p w14:paraId="5822241B" w14:textId="77777777" w:rsidR="00E9428B" w:rsidRDefault="00C949D3">
      <w:pPr>
        <w:ind w:left="360" w:hanging="260"/>
      </w:pPr>
      <w:r>
        <w:t xml:space="preserve">•  </w:t>
      </w:r>
      <w:r>
        <w:rPr>
          <w:b/>
        </w:rPr>
        <w:t>Test Security and Connectivity</w:t>
      </w:r>
      <w:r>
        <w:t xml:space="preserve"> — dry-run against a non-production source org first, then the production </w:t>
      </w:r>
      <w:r>
        <w:rPr>
          <w:rFonts w:ascii="Consolas" w:hAnsi="Consolas"/>
          <w:sz w:val="20"/>
          <w:shd w:val="clear" w:color="auto" w:fill="F2F2F2"/>
        </w:rPr>
        <w:t>source_org</w:t>
      </w:r>
      <w:r>
        <w:t>.</w:t>
      </w:r>
    </w:p>
    <w:p w14:paraId="7F5DA34E" w14:textId="77777777" w:rsidR="00E9428B" w:rsidRDefault="00C949D3">
      <w:pPr>
        <w:ind w:left="360" w:hanging="260"/>
      </w:pPr>
      <w:r>
        <w:t xml:space="preserve">•  </w:t>
      </w:r>
      <w:r>
        <w:rPr>
          <w:b/>
        </w:rPr>
        <w:t>IAM model</w:t>
      </w:r>
      <w:r>
        <w:t xml:space="preserve"> — HCSC IdentityIQ (IIQ) is source of truth. </w:t>
      </w:r>
      <w:r>
        <w:rPr>
          <w:rFonts w:ascii="Consolas" w:hAnsi="Consolas"/>
          <w:sz w:val="20"/>
          <w:shd w:val="clear" w:color="auto" w:fill="F2F2F2"/>
        </w:rPr>
        <w:t>gh gei migrate-org</w:t>
      </w:r>
      <w:r>
        <w:t xml:space="preserve"> migrates teams, team access to repos, and member privileges, but </w:t>
      </w:r>
      <w:r>
        <w:rPr>
          <w:b/>
        </w:rPr>
        <w:t>not team membership</w:t>
      </w:r>
      <w:r>
        <w:t xml:space="preserve"> — members are provisioned via IIQ/SCIM → Active Directory after cutover.</w:t>
      </w:r>
    </w:p>
    <w:p w14:paraId="335AA829" w14:textId="77777777" w:rsidR="00E9428B" w:rsidRDefault="00C949D3">
      <w:pPr>
        <w:ind w:left="360" w:hanging="260"/>
      </w:pPr>
      <w:r>
        <w:t xml:space="preserve">•  </w:t>
      </w:r>
      <w:r>
        <w:rPr>
          <w:b/>
        </w:rPr>
        <w:t>One org per run</w:t>
      </w:r>
      <w:r>
        <w:t xml:space="preserve"> — </w:t>
      </w:r>
      <w:r>
        <w:rPr>
          <w:rFonts w:ascii="Consolas" w:hAnsi="Consolas"/>
          <w:sz w:val="20"/>
          <w:shd w:val="clear" w:color="auto" w:fill="F2F2F2"/>
        </w:rPr>
        <w:t>migrate-org.yml</w:t>
      </w:r>
      <w:r>
        <w:t xml:space="preserve"> migrates a single </w:t>
      </w:r>
      <w:r>
        <w:rPr>
          <w:rFonts w:ascii="Consolas" w:hAnsi="Consolas"/>
          <w:sz w:val="20"/>
          <w:shd w:val="clear" w:color="auto" w:fill="F2F2F2"/>
        </w:rPr>
        <w:t>source_org</w:t>
      </w:r>
      <w:r>
        <w:t xml:space="preserve"> → </w:t>
      </w:r>
      <w:r>
        <w:rPr>
          <w:rFonts w:ascii="Consolas" w:hAnsi="Consolas"/>
          <w:sz w:val="20"/>
          <w:shd w:val="clear" w:color="auto" w:fill="F2F2F2"/>
        </w:rPr>
        <w:t>destination_org</w:t>
      </w:r>
      <w:r>
        <w:t>; sequence multiple source orgs as separate change tickets.</w:t>
      </w:r>
    </w:p>
    <w:p w14:paraId="3DF1F0B9" w14:textId="77777777" w:rsidR="00E9428B" w:rsidRDefault="7F4103D7">
      <w:pPr>
        <w:ind w:left="360" w:hanging="260"/>
      </w:pPr>
      <w:r>
        <w:t xml:space="preserve">•  </w:t>
      </w:r>
      <w:commentRangeStart w:id="5"/>
      <w:commentRangeStart w:id="6"/>
      <w:r w:rsidRPr="40F53618">
        <w:rPr>
          <w:b/>
          <w:bCs/>
        </w:rPr>
        <w:t>Asset replay</w:t>
      </w:r>
      <w:r>
        <w:t xml:space="preserve"> </w:t>
      </w:r>
      <w:commentRangeEnd w:id="5"/>
      <w:r w:rsidR="00345DA7">
        <w:rPr>
          <w:rStyle w:val="CommentReference"/>
          <w:sz w:val="22"/>
          <w:szCs w:val="20"/>
        </w:rPr>
        <w:commentReference w:id="5"/>
      </w:r>
      <w:commentRangeEnd w:id="6"/>
      <w:r w:rsidR="00C949D3">
        <w:rPr>
          <w:rStyle w:val="CommentReference"/>
          <w:sz w:val="22"/>
          <w:szCs w:val="20"/>
        </w:rPr>
        <w:commentReference w:id="6"/>
      </w:r>
      <w:r>
        <w:t xml:space="preserve">— the same run exports and re-applies org rulesets, variables, and custom properties (toggled by </w:t>
      </w:r>
      <w:r w:rsidRPr="40F53618">
        <w:rPr>
          <w:rFonts w:ascii="Consolas" w:hAnsi="Consolas"/>
          <w:sz w:val="20"/>
          <w:shd w:val="clear" w:color="auto" w:fill="F2F2F2"/>
        </w:rPr>
        <w:t>migrate_rulesets</w:t>
      </w:r>
      <w:r>
        <w:t xml:space="preserve"> / </w:t>
      </w:r>
      <w:r w:rsidRPr="40F53618">
        <w:rPr>
          <w:rFonts w:ascii="Consolas" w:hAnsi="Consolas"/>
          <w:sz w:val="20"/>
          <w:shd w:val="clear" w:color="auto" w:fill="F2F2F2"/>
        </w:rPr>
        <w:t>migrate_variables</w:t>
      </w:r>
      <w:r>
        <w:t xml:space="preserve"> / </w:t>
      </w:r>
      <w:r w:rsidRPr="40F53618">
        <w:rPr>
          <w:rFonts w:ascii="Consolas" w:hAnsi="Consolas"/>
          <w:sz w:val="20"/>
          <w:shd w:val="clear" w:color="auto" w:fill="F2F2F2"/>
        </w:rPr>
        <w:t>migrate_custom_properties</w:t>
      </w:r>
      <w:r>
        <w:t>).</w:t>
      </w:r>
    </w:p>
    <w:p w14:paraId="446FF4F0" w14:textId="77777777" w:rsidR="00E9428B" w:rsidRDefault="00C949D3">
      <w:pPr>
        <w:ind w:left="360" w:hanging="260"/>
      </w:pPr>
      <w:r>
        <w:t xml:space="preserve">•  </w:t>
      </w:r>
      <w:r>
        <w:rPr>
          <w:b/>
        </w:rPr>
        <w:t>Freeze window</w:t>
      </w:r>
      <w:r>
        <w:t xml:space="preserve"> — days, per migration, per change-management ticket.</w:t>
      </w:r>
    </w:p>
    <w:p w14:paraId="0C11B159" w14:textId="77777777" w:rsidR="00E9428B" w:rsidRDefault="00C949D3">
      <w:pPr>
        <w:ind w:left="360" w:hanging="260"/>
      </w:pPr>
      <w:r>
        <w:t xml:space="preserve">•  </w:t>
      </w:r>
      <w:r>
        <w:rPr>
          <w:b/>
        </w:rPr>
        <w:t>Rollback path</w:t>
      </w:r>
      <w:r>
        <w:t xml:space="preserve"> — delete the destination org's migrated repos and unarchive the source within the cutover window if validation fails (see Rollback).</w:t>
      </w:r>
    </w:p>
    <w:p w14:paraId="6D98A12B" w14:textId="77777777" w:rsidR="00E9428B" w:rsidRDefault="00E9428B"/>
    <w:p w14:paraId="2946DB82" w14:textId="77777777" w:rsidR="00E9428B" w:rsidRDefault="00E9428B">
      <w:pPr>
        <w:pBdr>
          <w:bottom w:val="single" w:sz="6" w:space="1" w:color="BDD7EE"/>
        </w:pBdr>
      </w:pPr>
    </w:p>
    <w:p w14:paraId="5997CC1D" w14:textId="77777777" w:rsidR="00E9428B" w:rsidRDefault="00E9428B"/>
    <w:p w14:paraId="2ED361A8" w14:textId="77777777" w:rsidR="00E9428B" w:rsidRDefault="00C949D3">
      <w:pPr>
        <w:pStyle w:val="Heading2"/>
      </w:pPr>
      <w:r>
        <w:t>Prerequisites</w:t>
      </w:r>
    </w:p>
    <w:p w14:paraId="110FFD37" w14:textId="77777777" w:rsidR="00E9428B" w:rsidRDefault="00E9428B"/>
    <w:p w14:paraId="63A4A388" w14:textId="77777777" w:rsidR="00E9428B" w:rsidRDefault="00C949D3">
      <w:r>
        <w:t>Before running the migration:</w:t>
      </w:r>
    </w:p>
    <w:p w14:paraId="6B699379" w14:textId="77777777" w:rsidR="00E9428B" w:rsidRDefault="00E9428B"/>
    <w:p w14:paraId="5E45E589" w14:textId="77777777" w:rsidR="00E9428B" w:rsidRDefault="00C949D3">
      <w:pPr>
        <w:ind w:left="360" w:hanging="320"/>
      </w:pPr>
      <w:r>
        <w:t xml:space="preserve">1.  </w:t>
      </w:r>
      <w:r>
        <w:rPr>
          <w:b/>
        </w:rPr>
        <w:t>PATs valid + SSO authorized</w:t>
      </w:r>
      <w:r>
        <w:t xml:space="preserve"> on both sides.</w:t>
      </w:r>
    </w:p>
    <w:p w14:paraId="17899836" w14:textId="77777777" w:rsidR="00E9428B" w:rsidRDefault="00C949D3">
      <w:pPr>
        <w:ind w:left="1080" w:hanging="260"/>
      </w:pPr>
      <w:r>
        <w:t xml:space="preserve">◦  Verify source: </w:t>
      </w:r>
      <w:r>
        <w:rPr>
          <w:rFonts w:ascii="Consolas" w:hAnsi="Consolas"/>
          <w:sz w:val="20"/>
          <w:shd w:val="clear" w:color="auto" w:fill="F2F2F2"/>
        </w:rPr>
        <w:t>gh api /user -H "Authorization: bearer $SOURCE_GITHUB_COM_TOKEN"</w:t>
      </w:r>
    </w:p>
    <w:p w14:paraId="549F6F31" w14:textId="77777777" w:rsidR="00E9428B" w:rsidRDefault="00C949D3">
      <w:pPr>
        <w:ind w:left="1080" w:hanging="260"/>
      </w:pPr>
      <w:r>
        <w:t xml:space="preserve">◦  Verify destination: </w:t>
      </w:r>
      <w:r>
        <w:rPr>
          <w:rFonts w:ascii="Consolas" w:hAnsi="Consolas"/>
          <w:sz w:val="20"/>
          <w:shd w:val="clear" w:color="auto" w:fill="F2F2F2"/>
        </w:rPr>
        <w:t>gh api /user -H "Authorization: bearer $DEST_GITHUB_TOKEN"</w:t>
      </w:r>
    </w:p>
    <w:p w14:paraId="3DB94962" w14:textId="77777777" w:rsidR="00E9428B" w:rsidRDefault="00C949D3">
      <w:pPr>
        <w:ind w:left="1080" w:hanging="260"/>
      </w:pPr>
      <w:r>
        <w:t xml:space="preserve">◦  Confirm the source PAT can read the org and the destination PAT is an </w:t>
      </w:r>
      <w:r>
        <w:rPr>
          <w:b/>
        </w:rPr>
        <w:t>enterprise owner / org owner</w:t>
      </w:r>
      <w:r>
        <w:t xml:space="preserve"> able to create the destination org in enterprise </w:t>
      </w:r>
      <w:r>
        <w:rPr>
          <w:rFonts w:ascii="Consolas" w:hAnsi="Consolas"/>
          <w:sz w:val="20"/>
          <w:shd w:val="clear" w:color="auto" w:fill="F2F2F2"/>
        </w:rPr>
        <w:t>hcsc</w:t>
      </w:r>
      <w:r>
        <w:t>.</w:t>
      </w:r>
    </w:p>
    <w:p w14:paraId="468D1B17" w14:textId="77777777" w:rsidR="00E9428B" w:rsidRDefault="00C949D3">
      <w:pPr>
        <w:ind w:left="360" w:hanging="320"/>
      </w:pPr>
      <w:r>
        <w:t xml:space="preserve">2.  </w:t>
      </w:r>
      <w:r>
        <w:rPr>
          <w:b/>
        </w:rPr>
        <w:t>GEI extension installed</w:t>
      </w:r>
      <w:r>
        <w:t xml:space="preserve"> (the workflow installs it automatically if missing):</w:t>
      </w:r>
    </w:p>
    <w:p w14:paraId="1F6018A6" w14:textId="77777777" w:rsidR="00E9428B" w:rsidRDefault="00C949D3">
      <w:pPr>
        <w:pStyle w:val="CodeBlock"/>
      </w:pPr>
      <w:r>
        <w:t xml:space="preserve">   gh extension install github/gh-gei</w:t>
      </w:r>
    </w:p>
    <w:p w14:paraId="1AB369D7" w14:textId="77777777" w:rsidR="00E9428B" w:rsidRDefault="00C949D3">
      <w:pPr>
        <w:pStyle w:val="CodeBlock"/>
      </w:pPr>
      <w:r>
        <w:t xml:space="preserve">   gh gei --version</w:t>
      </w:r>
    </w:p>
    <w:p w14:paraId="3D635A4C" w14:textId="77777777" w:rsidR="00E9428B" w:rsidRDefault="00C949D3">
      <w:pPr>
        <w:ind w:left="360" w:hanging="320"/>
      </w:pPr>
      <w:r>
        <w:t xml:space="preserve">3.  </w:t>
      </w:r>
      <w:r>
        <w:rPr>
          <w:b/>
        </w:rPr>
        <w:t>Actions secrets</w:t>
      </w:r>
      <w:r>
        <w:t xml:space="preserve"> present on </w:t>
      </w:r>
      <w:r>
        <w:rPr>
          <w:rFonts w:ascii="Consolas" w:hAnsi="Consolas"/>
          <w:sz w:val="20"/>
          <w:shd w:val="clear" w:color="auto" w:fill="F2F2F2"/>
        </w:rPr>
        <w:t>hcsc-devops/gh-migration</w:t>
      </w:r>
      <w:r>
        <w:t xml:space="preserve">: </w:t>
      </w:r>
      <w:r>
        <w:rPr>
          <w:rFonts w:ascii="Consolas" w:hAnsi="Consolas"/>
          <w:sz w:val="20"/>
          <w:shd w:val="clear" w:color="auto" w:fill="F2F2F2"/>
        </w:rPr>
        <w:t>SOURCE_GITHUB_COM_TOKEN</w:t>
      </w:r>
      <w:r>
        <w:t xml:space="preserve">, </w:t>
      </w:r>
      <w:r>
        <w:rPr>
          <w:rFonts w:ascii="Consolas" w:hAnsi="Consolas"/>
          <w:sz w:val="20"/>
          <w:shd w:val="clear" w:color="auto" w:fill="F2F2F2"/>
        </w:rPr>
        <w:t>DEST_GITHUB_TOKEN</w:t>
      </w:r>
      <w:r>
        <w:t xml:space="preserve"> (plus </w:t>
      </w:r>
      <w:r>
        <w:rPr>
          <w:rFonts w:ascii="Consolas" w:hAnsi="Consolas"/>
          <w:sz w:val="20"/>
          <w:shd w:val="clear" w:color="auto" w:fill="F2F2F2"/>
        </w:rPr>
        <w:t>CYBERARK_PASSWORD</w:t>
      </w:r>
      <w:r>
        <w:t xml:space="preserve"> for the secrets stage).</w:t>
      </w:r>
    </w:p>
    <w:p w14:paraId="119C960A" w14:textId="77777777" w:rsidR="00E9428B" w:rsidRDefault="00C949D3">
      <w:pPr>
        <w:ind w:left="360" w:hanging="320"/>
      </w:pPr>
      <w:r>
        <w:t xml:space="preserve">4.  </w:t>
      </w:r>
      <w:r>
        <w:rPr>
          <w:b/>
        </w:rPr>
        <w:t>`target_enterprise` confirmed</w:t>
      </w:r>
      <w:r>
        <w:t xml:space="preserve"> (</w:t>
      </w:r>
      <w:r>
        <w:rPr>
          <w:rFonts w:ascii="Consolas" w:hAnsi="Consolas"/>
          <w:sz w:val="20"/>
          <w:shd w:val="clear" w:color="auto" w:fill="F2F2F2"/>
        </w:rPr>
        <w:t>hcsc</w:t>
      </w:r>
      <w:r>
        <w:t xml:space="preserve">) — the workflow </w:t>
      </w:r>
      <w:r>
        <w:rPr>
          <w:b/>
        </w:rPr>
        <w:t>fails fast</w:t>
      </w:r>
      <w:r>
        <w:t xml:space="preserve"> if it is blank for a github.com source.</w:t>
      </w:r>
    </w:p>
    <w:p w14:paraId="2EEF6D79" w14:textId="77777777" w:rsidR="00E9428B" w:rsidRDefault="00C949D3">
      <w:pPr>
        <w:ind w:left="360" w:hanging="320"/>
      </w:pPr>
      <w:r>
        <w:t xml:space="preserve">5.  </w:t>
      </w:r>
      <w:r>
        <w:rPr>
          <w:b/>
        </w:rPr>
        <w:t>`destination_org` decided</w:t>
      </w:r>
      <w:r>
        <w:t xml:space="preserve"> (e.g. </w:t>
      </w:r>
      <w:r>
        <w:rPr>
          <w:rFonts w:ascii="Consolas" w:hAnsi="Consolas"/>
          <w:sz w:val="20"/>
          <w:shd w:val="clear" w:color="auto" w:fill="F2F2F2"/>
        </w:rPr>
        <w:t>hcsc-core</w:t>
      </w:r>
      <w:r>
        <w:t>) and free of pre-existing name collisions with source repos.</w:t>
      </w:r>
    </w:p>
    <w:p w14:paraId="645F21BE" w14:textId="77777777" w:rsidR="00E9428B" w:rsidRDefault="00C949D3">
      <w:pPr>
        <w:ind w:left="360" w:hanging="320"/>
      </w:pPr>
      <w:r>
        <w:t xml:space="preserve">6.  </w:t>
      </w:r>
      <w:r>
        <w:rPr>
          <w:b/>
        </w:rPr>
        <w:t>Decide asset toggles</w:t>
      </w:r>
      <w:r>
        <w:t xml:space="preserve">: </w:t>
      </w:r>
      <w:r>
        <w:rPr>
          <w:rFonts w:ascii="Consolas" w:hAnsi="Consolas"/>
          <w:sz w:val="20"/>
          <w:shd w:val="clear" w:color="auto" w:fill="F2F2F2"/>
        </w:rPr>
        <w:t>migrate_rulesets</w:t>
      </w:r>
      <w:r>
        <w:t xml:space="preserve">, </w:t>
      </w:r>
      <w:r>
        <w:rPr>
          <w:rFonts w:ascii="Consolas" w:hAnsi="Consolas"/>
          <w:sz w:val="20"/>
          <w:shd w:val="clear" w:color="auto" w:fill="F2F2F2"/>
        </w:rPr>
        <w:t>migrate_variables</w:t>
      </w:r>
      <w:r>
        <w:t xml:space="preserve">, </w:t>
      </w:r>
      <w:r>
        <w:rPr>
          <w:rFonts w:ascii="Consolas" w:hAnsi="Consolas"/>
          <w:sz w:val="20"/>
          <w:shd w:val="clear" w:color="auto" w:fill="F2F2F2"/>
        </w:rPr>
        <w:t>migrate_custom_properties</w:t>
      </w:r>
      <w:r>
        <w:t xml:space="preserve">, </w:t>
      </w:r>
      <w:r>
        <w:rPr>
          <w:rFonts w:ascii="Consolas" w:hAnsi="Consolas"/>
          <w:sz w:val="20"/>
          <w:shd w:val="clear" w:color="auto" w:fill="F2F2F2"/>
        </w:rPr>
        <w:t>set_visibility_internal</w:t>
      </w:r>
      <w:r>
        <w:t xml:space="preserve">, </w:t>
      </w:r>
      <w:r>
        <w:rPr>
          <w:rFonts w:ascii="Consolas" w:hAnsi="Consolas"/>
          <w:sz w:val="20"/>
          <w:shd w:val="clear" w:color="auto" w:fill="F2F2F2"/>
        </w:rPr>
        <w:t>archive_source_repos</w:t>
      </w:r>
      <w:r>
        <w:t xml:space="preserve"> (all default </w:t>
      </w:r>
      <w:r>
        <w:rPr>
          <w:rFonts w:ascii="Consolas" w:hAnsi="Consolas"/>
          <w:sz w:val="20"/>
          <w:shd w:val="clear" w:color="auto" w:fill="F2F2F2"/>
        </w:rPr>
        <w:t>true</w:t>
      </w:r>
      <w:r>
        <w:t>).</w:t>
      </w:r>
    </w:p>
    <w:p w14:paraId="1BD5CFD8" w14:textId="77777777" w:rsidR="00E9428B" w:rsidRDefault="00C949D3">
      <w:pPr>
        <w:ind w:left="360" w:hanging="320"/>
      </w:pPr>
      <w:r>
        <w:t xml:space="preserve">7.  </w:t>
      </w:r>
      <w:r>
        <w:rPr>
          <w:b/>
        </w:rPr>
        <w:t>Change ticket approved</w:t>
      </w:r>
      <w:r>
        <w:t xml:space="preserve"> and freeze window scheduled on the source org.</w:t>
      </w:r>
    </w:p>
    <w:p w14:paraId="3FE9F23F" w14:textId="77777777" w:rsidR="00E9428B" w:rsidRDefault="00E9428B"/>
    <w:p w14:paraId="1F72F646" w14:textId="77777777" w:rsidR="00E9428B" w:rsidRDefault="00E9428B">
      <w:pPr>
        <w:pBdr>
          <w:bottom w:val="single" w:sz="6" w:space="1" w:color="BDD7EE"/>
        </w:pBdr>
      </w:pPr>
    </w:p>
    <w:p w14:paraId="08CE6F91" w14:textId="77777777" w:rsidR="00E9428B" w:rsidRDefault="00E9428B"/>
    <w:p w14:paraId="118DC01B" w14:textId="77777777" w:rsidR="00E9428B" w:rsidRDefault="00C949D3">
      <w:pPr>
        <w:pStyle w:val="Heading2"/>
      </w:pPr>
      <w:r>
        <w:rPr>
          <w:rFonts w:ascii="Consolas" w:hAnsi="Consolas"/>
          <w:sz w:val="20"/>
          <w:shd w:val="clear" w:color="auto" w:fill="F2F2F2"/>
        </w:rPr>
        <w:t>migrate-org.yml</w:t>
      </w:r>
      <w:r>
        <w:t xml:space="preserve"> — inputs &amp; secrets</w:t>
      </w:r>
    </w:p>
    <w:p w14:paraId="61CDCEAD" w14:textId="77777777" w:rsidR="00E9428B" w:rsidRDefault="00E9428B"/>
    <w:p w14:paraId="6EB56FB3" w14:textId="77777777" w:rsidR="00E9428B" w:rsidRDefault="00C949D3">
      <w:r>
        <w:t xml:space="preserve">Run </w:t>
      </w:r>
      <w:r>
        <w:rPr>
          <w:rFonts w:ascii="Consolas" w:hAnsi="Consolas"/>
          <w:sz w:val="20"/>
          <w:shd w:val="clear" w:color="auto" w:fill="F2F2F2"/>
        </w:rPr>
        <w:t>migrate-org.yml</w:t>
      </w:r>
      <w:r>
        <w:t xml:space="preserve"> in </w:t>
      </w:r>
      <w:r>
        <w:rPr>
          <w:rFonts w:ascii="Consolas" w:hAnsi="Consolas"/>
          <w:sz w:val="20"/>
          <w:shd w:val="clear" w:color="auto" w:fill="F2F2F2"/>
        </w:rPr>
        <w:t>hcsc-devops/gh-migration</w:t>
      </w:r>
      <w:r>
        <w:t xml:space="preserve"> via </w:t>
      </w:r>
      <w:r>
        <w:rPr>
          <w:b/>
        </w:rPr>
        <w:t>workflow_dispatch</w:t>
      </w:r>
      <w:r>
        <w:t>. Inputs:</w:t>
      </w:r>
    </w:p>
    <w:p w14:paraId="6BB9E253" w14:textId="77777777" w:rsidR="00E9428B" w:rsidRDefault="00E9428B"/>
    <w:tbl>
      <w:tblPr>
        <w:tblStyle w:val="TableGrid"/>
        <w:tblW w:w="0" w:type="auto"/>
        <w:tblInd w:w="80" w:type="dxa"/>
        <w:tblLook w:val="04A0" w:firstRow="1" w:lastRow="0" w:firstColumn="1" w:lastColumn="0" w:noHBand="0" w:noVBand="1"/>
      </w:tblPr>
      <w:tblGrid>
        <w:gridCol w:w="3828"/>
        <w:gridCol w:w="4022"/>
        <w:gridCol w:w="2140"/>
      </w:tblGrid>
      <w:tr w:rsidR="00E9428B" w14:paraId="36BCB179" w14:textId="77777777">
        <w:tc>
          <w:tcPr>
            <w:tcW w:w="0" w:type="auto"/>
            <w:shd w:val="clear" w:color="auto" w:fill="1F3864"/>
          </w:tcPr>
          <w:p w14:paraId="09BF04D9" w14:textId="77777777" w:rsidR="00E9428B" w:rsidRDefault="00C949D3">
            <w:r>
              <w:rPr>
                <w:b/>
                <w:color w:val="FFFFFF"/>
              </w:rPr>
              <w:t>Input</w:t>
            </w:r>
          </w:p>
        </w:tc>
        <w:tc>
          <w:tcPr>
            <w:tcW w:w="0" w:type="auto"/>
            <w:shd w:val="clear" w:color="auto" w:fill="1F3864"/>
          </w:tcPr>
          <w:p w14:paraId="39EC13BE" w14:textId="77777777" w:rsidR="00E9428B" w:rsidRDefault="00C949D3">
            <w:r>
              <w:rPr>
                <w:b/>
                <w:color w:val="FFFFFF"/>
              </w:rPr>
              <w:t>Purpose</w:t>
            </w:r>
          </w:p>
        </w:tc>
        <w:tc>
          <w:tcPr>
            <w:tcW w:w="0" w:type="auto"/>
            <w:shd w:val="clear" w:color="auto" w:fill="1F3864"/>
          </w:tcPr>
          <w:p w14:paraId="6B20090A" w14:textId="77777777" w:rsidR="00E9428B" w:rsidRDefault="00C949D3">
            <w:r>
              <w:rPr>
                <w:b/>
                <w:color w:val="FFFFFF"/>
              </w:rPr>
              <w:t>Default</w:t>
            </w:r>
          </w:p>
        </w:tc>
      </w:tr>
      <w:tr w:rsidR="00E9428B" w14:paraId="28F15713" w14:textId="77777777">
        <w:tc>
          <w:tcPr>
            <w:tcW w:w="0" w:type="auto"/>
            <w:shd w:val="clear" w:color="auto" w:fill="FFFFFF"/>
          </w:tcPr>
          <w:p w14:paraId="0E2B9BC7" w14:textId="77777777" w:rsidR="00E9428B" w:rsidRDefault="00C949D3">
            <w:r>
              <w:rPr>
                <w:rFonts w:ascii="Consolas" w:hAnsi="Consolas"/>
                <w:sz w:val="20"/>
                <w:shd w:val="clear" w:color="auto" w:fill="F2F2F2"/>
              </w:rPr>
              <w:t>source_org</w:t>
            </w:r>
          </w:p>
        </w:tc>
        <w:tc>
          <w:tcPr>
            <w:tcW w:w="0" w:type="auto"/>
            <w:shd w:val="clear" w:color="auto" w:fill="FFFFFF"/>
          </w:tcPr>
          <w:p w14:paraId="3FE51F85" w14:textId="77777777" w:rsidR="00E9428B" w:rsidRDefault="00C949D3">
            <w:r>
              <w:t>GitHub.com org to migrate</w:t>
            </w:r>
          </w:p>
        </w:tc>
        <w:tc>
          <w:tcPr>
            <w:tcW w:w="0" w:type="auto"/>
            <w:shd w:val="clear" w:color="auto" w:fill="FFFFFF"/>
          </w:tcPr>
          <w:p w14:paraId="3E42AC3E" w14:textId="77777777" w:rsidR="00E9428B" w:rsidRDefault="00C949D3">
            <w:r>
              <w:t>— (required)</w:t>
            </w:r>
          </w:p>
        </w:tc>
      </w:tr>
      <w:tr w:rsidR="00E9428B" w14:paraId="3054EF29" w14:textId="77777777">
        <w:tc>
          <w:tcPr>
            <w:tcW w:w="0" w:type="auto"/>
            <w:shd w:val="clear" w:color="auto" w:fill="F2F6FC"/>
          </w:tcPr>
          <w:p w14:paraId="447A9590" w14:textId="77777777" w:rsidR="00E9428B" w:rsidRDefault="00C949D3">
            <w:r>
              <w:rPr>
                <w:rFonts w:ascii="Consolas" w:hAnsi="Consolas"/>
                <w:sz w:val="20"/>
                <w:shd w:val="clear" w:color="auto" w:fill="F2F2F2"/>
              </w:rPr>
              <w:t>destination_org</w:t>
            </w:r>
          </w:p>
        </w:tc>
        <w:tc>
          <w:tcPr>
            <w:tcW w:w="0" w:type="auto"/>
            <w:shd w:val="clear" w:color="auto" w:fill="F2F6FC"/>
          </w:tcPr>
          <w:p w14:paraId="5E8958B7" w14:textId="77777777" w:rsidR="00E9428B" w:rsidRDefault="00C949D3">
            <w:r>
              <w:t>Destination org on GitHub.com</w:t>
            </w:r>
          </w:p>
        </w:tc>
        <w:tc>
          <w:tcPr>
            <w:tcW w:w="0" w:type="auto"/>
            <w:shd w:val="clear" w:color="auto" w:fill="F2F6FC"/>
          </w:tcPr>
          <w:p w14:paraId="245966FA" w14:textId="77777777" w:rsidR="00E9428B" w:rsidRDefault="00C949D3">
            <w:r>
              <w:t>— (required)</w:t>
            </w:r>
          </w:p>
        </w:tc>
      </w:tr>
      <w:tr w:rsidR="00E9428B" w14:paraId="52A94AEE" w14:textId="77777777">
        <w:tc>
          <w:tcPr>
            <w:tcW w:w="0" w:type="auto"/>
            <w:shd w:val="clear" w:color="auto" w:fill="FFFFFF"/>
          </w:tcPr>
          <w:p w14:paraId="6A757CAC" w14:textId="77777777" w:rsidR="00E9428B" w:rsidRDefault="00C949D3">
            <w:r>
              <w:rPr>
                <w:rFonts w:ascii="Consolas" w:hAnsi="Consolas"/>
                <w:sz w:val="20"/>
                <w:shd w:val="clear" w:color="auto" w:fill="F2F2F2"/>
              </w:rPr>
              <w:t>target_enterprise</w:t>
            </w:r>
          </w:p>
        </w:tc>
        <w:tc>
          <w:tcPr>
            <w:tcW w:w="0" w:type="auto"/>
            <w:shd w:val="clear" w:color="auto" w:fill="FFFFFF"/>
          </w:tcPr>
          <w:p w14:paraId="4924A1ED" w14:textId="77777777" w:rsidR="00E9428B" w:rsidRDefault="00C949D3">
            <w:r>
              <w:t>Enterprise that receives the new org (</w:t>
            </w:r>
            <w:r>
              <w:rPr>
                <w:b/>
              </w:rPr>
              <w:t>required</w:t>
            </w:r>
            <w:r>
              <w:t xml:space="preserve"> for github.com source)</w:t>
            </w:r>
          </w:p>
        </w:tc>
        <w:tc>
          <w:tcPr>
            <w:tcW w:w="0" w:type="auto"/>
            <w:shd w:val="clear" w:color="auto" w:fill="FFFFFF"/>
          </w:tcPr>
          <w:p w14:paraId="2D366E0F" w14:textId="77777777" w:rsidR="00E9428B" w:rsidRDefault="00C949D3">
            <w:r>
              <w:t>—</w:t>
            </w:r>
          </w:p>
        </w:tc>
      </w:tr>
      <w:tr w:rsidR="00E9428B" w14:paraId="1CBAD6D5" w14:textId="77777777">
        <w:tc>
          <w:tcPr>
            <w:tcW w:w="0" w:type="auto"/>
            <w:shd w:val="clear" w:color="auto" w:fill="F2F6FC"/>
          </w:tcPr>
          <w:p w14:paraId="4CC110F5" w14:textId="77777777" w:rsidR="00E9428B" w:rsidRDefault="00C949D3">
            <w:r>
              <w:rPr>
                <w:rFonts w:ascii="Consolas" w:hAnsi="Consolas"/>
                <w:sz w:val="20"/>
                <w:shd w:val="clear" w:color="auto" w:fill="F2F2F2"/>
              </w:rPr>
              <w:t>source_api_url</w:t>
            </w:r>
          </w:p>
        </w:tc>
        <w:tc>
          <w:tcPr>
            <w:tcW w:w="0" w:type="auto"/>
            <w:shd w:val="clear" w:color="auto" w:fill="F2F6FC"/>
          </w:tcPr>
          <w:p w14:paraId="636CD709" w14:textId="77777777" w:rsidR="00E9428B" w:rsidRDefault="00C949D3">
            <w:r>
              <w:t xml:space="preserve">Select </w:t>
            </w:r>
            <w:r>
              <w:rPr>
                <w:rFonts w:ascii="Consolas" w:hAnsi="Consolas"/>
                <w:sz w:val="20"/>
                <w:shd w:val="clear" w:color="auto" w:fill="F2F2F2"/>
              </w:rPr>
              <w:t>https://github.com</w:t>
            </w:r>
            <w:r>
              <w:t xml:space="preserve"> for the org-to-org path</w:t>
            </w:r>
          </w:p>
        </w:tc>
        <w:tc>
          <w:tcPr>
            <w:tcW w:w="0" w:type="auto"/>
            <w:shd w:val="clear" w:color="auto" w:fill="F2F6FC"/>
          </w:tcPr>
          <w:p w14:paraId="048F3E32" w14:textId="77777777" w:rsidR="00E9428B" w:rsidRDefault="00C949D3">
            <w:r>
              <w:rPr>
                <w:rFonts w:ascii="Consolas" w:hAnsi="Consolas"/>
                <w:sz w:val="20"/>
                <w:shd w:val="clear" w:color="auto" w:fill="F2F2F2"/>
              </w:rPr>
              <w:t>https://github.com</w:t>
            </w:r>
          </w:p>
        </w:tc>
      </w:tr>
      <w:tr w:rsidR="00E9428B" w14:paraId="102168DD" w14:textId="77777777">
        <w:tc>
          <w:tcPr>
            <w:tcW w:w="0" w:type="auto"/>
            <w:shd w:val="clear" w:color="auto" w:fill="FFFFFF"/>
          </w:tcPr>
          <w:p w14:paraId="5036F8C3" w14:textId="77777777" w:rsidR="00E9428B" w:rsidRDefault="00C949D3">
            <w:r>
              <w:rPr>
                <w:rFonts w:ascii="Consolas" w:hAnsi="Consolas"/>
                <w:sz w:val="20"/>
                <w:shd w:val="clear" w:color="auto" w:fill="F2F2F2"/>
              </w:rPr>
              <w:t>runner_type</w:t>
            </w:r>
          </w:p>
        </w:tc>
        <w:tc>
          <w:tcPr>
            <w:tcW w:w="0" w:type="auto"/>
            <w:shd w:val="clear" w:color="auto" w:fill="FFFFFF"/>
          </w:tcPr>
          <w:p w14:paraId="1AC58FBF" w14:textId="77777777" w:rsidR="00E9428B" w:rsidRDefault="00C949D3">
            <w:r>
              <w:rPr>
                <w:rFonts w:ascii="Consolas" w:hAnsi="Consolas"/>
                <w:sz w:val="20"/>
                <w:shd w:val="clear" w:color="auto" w:fill="F2F2F2"/>
              </w:rPr>
              <w:t>test</w:t>
            </w:r>
            <w:r>
              <w:t xml:space="preserve"> / </w:t>
            </w:r>
            <w:r>
              <w:rPr>
                <w:rFonts w:ascii="Consolas" w:hAnsi="Consolas"/>
                <w:sz w:val="20"/>
                <w:shd w:val="clear" w:color="auto" w:fill="F2F2F2"/>
              </w:rPr>
              <w:t>prod</w:t>
            </w:r>
            <w:r>
              <w:t xml:space="preserve"> (token selection; only affects the GHES fallback)</w:t>
            </w:r>
          </w:p>
        </w:tc>
        <w:tc>
          <w:tcPr>
            <w:tcW w:w="0" w:type="auto"/>
            <w:shd w:val="clear" w:color="auto" w:fill="FFFFFF"/>
          </w:tcPr>
          <w:p w14:paraId="2F7C4204" w14:textId="77777777" w:rsidR="00E9428B" w:rsidRDefault="00C949D3">
            <w:r>
              <w:rPr>
                <w:rFonts w:ascii="Consolas" w:hAnsi="Consolas"/>
                <w:sz w:val="20"/>
                <w:shd w:val="clear" w:color="auto" w:fill="F2F2F2"/>
              </w:rPr>
              <w:t>prod</w:t>
            </w:r>
          </w:p>
        </w:tc>
      </w:tr>
      <w:tr w:rsidR="00E9428B" w14:paraId="7DF3C106" w14:textId="77777777">
        <w:tc>
          <w:tcPr>
            <w:tcW w:w="0" w:type="auto"/>
            <w:shd w:val="clear" w:color="auto" w:fill="F2F6FC"/>
          </w:tcPr>
          <w:p w14:paraId="61CD6FED" w14:textId="77777777" w:rsidR="00E9428B" w:rsidRDefault="00C949D3">
            <w:r>
              <w:rPr>
                <w:rFonts w:ascii="Consolas" w:hAnsi="Consolas"/>
                <w:sz w:val="20"/>
                <w:shd w:val="clear" w:color="auto" w:fill="F2F2F2"/>
              </w:rPr>
              <w:t>migrate_rulesets</w:t>
            </w:r>
          </w:p>
        </w:tc>
        <w:tc>
          <w:tcPr>
            <w:tcW w:w="0" w:type="auto"/>
            <w:shd w:val="clear" w:color="auto" w:fill="F2F6FC"/>
          </w:tcPr>
          <w:p w14:paraId="685EDF14" w14:textId="77777777" w:rsidR="00E9428B" w:rsidRDefault="00C949D3">
            <w:r>
              <w:t>Replay org rulesets to destination</w:t>
            </w:r>
          </w:p>
        </w:tc>
        <w:tc>
          <w:tcPr>
            <w:tcW w:w="0" w:type="auto"/>
            <w:shd w:val="clear" w:color="auto" w:fill="F2F6FC"/>
          </w:tcPr>
          <w:p w14:paraId="3B4F427E" w14:textId="77777777" w:rsidR="00E9428B" w:rsidRDefault="00C949D3">
            <w:r>
              <w:rPr>
                <w:rFonts w:ascii="Consolas" w:hAnsi="Consolas"/>
                <w:sz w:val="20"/>
                <w:shd w:val="clear" w:color="auto" w:fill="F2F2F2"/>
              </w:rPr>
              <w:t>true</w:t>
            </w:r>
          </w:p>
        </w:tc>
      </w:tr>
      <w:tr w:rsidR="00E9428B" w14:paraId="29DCF74E" w14:textId="77777777">
        <w:tc>
          <w:tcPr>
            <w:tcW w:w="0" w:type="auto"/>
            <w:shd w:val="clear" w:color="auto" w:fill="FFFFFF"/>
          </w:tcPr>
          <w:p w14:paraId="6ACF54B4" w14:textId="77777777" w:rsidR="00E9428B" w:rsidRDefault="00C949D3">
            <w:r>
              <w:rPr>
                <w:rFonts w:ascii="Consolas" w:hAnsi="Consolas"/>
                <w:sz w:val="20"/>
                <w:shd w:val="clear" w:color="auto" w:fill="F2F2F2"/>
              </w:rPr>
              <w:t>migrate_variables</w:t>
            </w:r>
          </w:p>
        </w:tc>
        <w:tc>
          <w:tcPr>
            <w:tcW w:w="0" w:type="auto"/>
            <w:shd w:val="clear" w:color="auto" w:fill="FFFFFF"/>
          </w:tcPr>
          <w:p w14:paraId="0B02E17E" w14:textId="77777777" w:rsidR="00E9428B" w:rsidRDefault="00C949D3">
            <w:r>
              <w:t>Replay org Actions variables</w:t>
            </w:r>
          </w:p>
        </w:tc>
        <w:tc>
          <w:tcPr>
            <w:tcW w:w="0" w:type="auto"/>
            <w:shd w:val="clear" w:color="auto" w:fill="FFFFFF"/>
          </w:tcPr>
          <w:p w14:paraId="74C6EAB4" w14:textId="77777777" w:rsidR="00E9428B" w:rsidRDefault="00C949D3">
            <w:r>
              <w:rPr>
                <w:rFonts w:ascii="Consolas" w:hAnsi="Consolas"/>
                <w:sz w:val="20"/>
                <w:shd w:val="clear" w:color="auto" w:fill="F2F2F2"/>
              </w:rPr>
              <w:t>true</w:t>
            </w:r>
          </w:p>
        </w:tc>
      </w:tr>
      <w:tr w:rsidR="00E9428B" w14:paraId="20D7AECD" w14:textId="77777777">
        <w:tc>
          <w:tcPr>
            <w:tcW w:w="0" w:type="auto"/>
            <w:shd w:val="clear" w:color="auto" w:fill="F2F6FC"/>
          </w:tcPr>
          <w:p w14:paraId="6742C8A6" w14:textId="77777777" w:rsidR="00E9428B" w:rsidRDefault="00C949D3">
            <w:r>
              <w:rPr>
                <w:rFonts w:ascii="Consolas" w:hAnsi="Consolas"/>
                <w:sz w:val="20"/>
                <w:shd w:val="clear" w:color="auto" w:fill="F2F2F2"/>
              </w:rPr>
              <w:t>migrate_custom_properties</w:t>
            </w:r>
          </w:p>
        </w:tc>
        <w:tc>
          <w:tcPr>
            <w:tcW w:w="0" w:type="auto"/>
            <w:shd w:val="clear" w:color="auto" w:fill="F2F6FC"/>
          </w:tcPr>
          <w:p w14:paraId="40ED29C1" w14:textId="77777777" w:rsidR="00E9428B" w:rsidRDefault="00C949D3">
            <w:r>
              <w:t>Replay custom property schemas + values</w:t>
            </w:r>
          </w:p>
        </w:tc>
        <w:tc>
          <w:tcPr>
            <w:tcW w:w="0" w:type="auto"/>
            <w:shd w:val="clear" w:color="auto" w:fill="F2F6FC"/>
          </w:tcPr>
          <w:p w14:paraId="20209337" w14:textId="77777777" w:rsidR="00E9428B" w:rsidRDefault="00C949D3">
            <w:r>
              <w:rPr>
                <w:rFonts w:ascii="Consolas" w:hAnsi="Consolas"/>
                <w:sz w:val="20"/>
                <w:shd w:val="clear" w:color="auto" w:fill="F2F2F2"/>
              </w:rPr>
              <w:t>true</w:t>
            </w:r>
          </w:p>
        </w:tc>
      </w:tr>
      <w:tr w:rsidR="00E9428B" w14:paraId="0D5F0652" w14:textId="77777777">
        <w:tc>
          <w:tcPr>
            <w:tcW w:w="0" w:type="auto"/>
            <w:shd w:val="clear" w:color="auto" w:fill="FFFFFF"/>
          </w:tcPr>
          <w:p w14:paraId="35427176" w14:textId="77777777" w:rsidR="00E9428B" w:rsidRDefault="00C949D3">
            <w:r>
              <w:rPr>
                <w:rFonts w:ascii="Consolas" w:hAnsi="Consolas"/>
                <w:sz w:val="20"/>
                <w:shd w:val="clear" w:color="auto" w:fill="F2F2F2"/>
              </w:rPr>
              <w:t>set_visibility_internal</w:t>
            </w:r>
          </w:p>
        </w:tc>
        <w:tc>
          <w:tcPr>
            <w:tcW w:w="0" w:type="auto"/>
            <w:shd w:val="clear" w:color="auto" w:fill="FFFFFF"/>
          </w:tcPr>
          <w:p w14:paraId="3F7AAAE6" w14:textId="77777777" w:rsidR="00E9428B" w:rsidRDefault="00C949D3">
            <w:r>
              <w:t>Set migrated repos to internal</w:t>
            </w:r>
          </w:p>
        </w:tc>
        <w:tc>
          <w:tcPr>
            <w:tcW w:w="0" w:type="auto"/>
            <w:shd w:val="clear" w:color="auto" w:fill="FFFFFF"/>
          </w:tcPr>
          <w:p w14:paraId="1F82FC87" w14:textId="77777777" w:rsidR="00E9428B" w:rsidRDefault="00C949D3">
            <w:r>
              <w:rPr>
                <w:rFonts w:ascii="Consolas" w:hAnsi="Consolas"/>
                <w:sz w:val="20"/>
                <w:shd w:val="clear" w:color="auto" w:fill="F2F2F2"/>
              </w:rPr>
              <w:t>true</w:t>
            </w:r>
          </w:p>
        </w:tc>
      </w:tr>
      <w:tr w:rsidR="00E9428B" w14:paraId="736579BC" w14:textId="77777777">
        <w:tc>
          <w:tcPr>
            <w:tcW w:w="0" w:type="auto"/>
            <w:shd w:val="clear" w:color="auto" w:fill="F2F6FC"/>
          </w:tcPr>
          <w:p w14:paraId="2EEC7DCD" w14:textId="77777777" w:rsidR="00E9428B" w:rsidRDefault="00C949D3">
            <w:r>
              <w:rPr>
                <w:rFonts w:ascii="Consolas" w:hAnsi="Consolas"/>
                <w:sz w:val="20"/>
                <w:shd w:val="clear" w:color="auto" w:fill="F2F2F2"/>
              </w:rPr>
              <w:t>archive_source_repos</w:t>
            </w:r>
          </w:p>
        </w:tc>
        <w:tc>
          <w:tcPr>
            <w:tcW w:w="0" w:type="auto"/>
            <w:shd w:val="clear" w:color="auto" w:fill="F2F6FC"/>
          </w:tcPr>
          <w:p w14:paraId="45DF0A65" w14:textId="77777777" w:rsidR="00E9428B" w:rsidRDefault="00C949D3">
            <w:r>
              <w:t>Archive source repos after success</w:t>
            </w:r>
          </w:p>
        </w:tc>
        <w:tc>
          <w:tcPr>
            <w:tcW w:w="0" w:type="auto"/>
            <w:shd w:val="clear" w:color="auto" w:fill="F2F6FC"/>
          </w:tcPr>
          <w:p w14:paraId="2A635152" w14:textId="77777777" w:rsidR="00E9428B" w:rsidRDefault="00C949D3">
            <w:r>
              <w:rPr>
                <w:rFonts w:ascii="Consolas" w:hAnsi="Consolas"/>
                <w:sz w:val="20"/>
                <w:shd w:val="clear" w:color="auto" w:fill="F2F2F2"/>
              </w:rPr>
              <w:t>true</w:t>
            </w:r>
          </w:p>
        </w:tc>
      </w:tr>
      <w:tr w:rsidR="00E9428B" w14:paraId="25F5156A" w14:textId="77777777">
        <w:tc>
          <w:tcPr>
            <w:tcW w:w="0" w:type="auto"/>
            <w:shd w:val="clear" w:color="auto" w:fill="FFFFFF"/>
          </w:tcPr>
          <w:p w14:paraId="2AE13233" w14:textId="77777777" w:rsidR="00E9428B" w:rsidRDefault="00C949D3">
            <w:r>
              <w:rPr>
                <w:rFonts w:ascii="Consolas" w:hAnsi="Consolas"/>
                <w:sz w:val="20"/>
                <w:shd w:val="clear" w:color="auto" w:fill="F2F2F2"/>
              </w:rPr>
              <w:t>include_archived</w:t>
            </w:r>
            <w:r>
              <w:t xml:space="preserve">, </w:t>
            </w:r>
            <w:r>
              <w:rPr>
                <w:rFonts w:ascii="Consolas" w:hAnsi="Consolas"/>
                <w:sz w:val="20"/>
                <w:shd w:val="clear" w:color="auto" w:fill="F2F2F2"/>
              </w:rPr>
              <w:t>max_concurrent</w:t>
            </w:r>
            <w:r>
              <w:t xml:space="preserve">, </w:t>
            </w:r>
            <w:r>
              <w:rPr>
                <w:rFonts w:ascii="Consolas" w:hAnsi="Consolas"/>
                <w:sz w:val="20"/>
                <w:shd w:val="clear" w:color="auto" w:fill="F2F2F2"/>
              </w:rPr>
              <w:t>assign_teams</w:t>
            </w:r>
          </w:p>
        </w:tc>
        <w:tc>
          <w:tcPr>
            <w:tcW w:w="0" w:type="auto"/>
            <w:shd w:val="clear" w:color="auto" w:fill="FFFFFF"/>
          </w:tcPr>
          <w:p w14:paraId="756A6A22" w14:textId="77777777" w:rsidR="00E9428B" w:rsidRDefault="00C949D3">
            <w:r>
              <w:t>GHES fallback only — ignored for org path</w:t>
            </w:r>
          </w:p>
        </w:tc>
        <w:tc>
          <w:tcPr>
            <w:tcW w:w="0" w:type="auto"/>
            <w:shd w:val="clear" w:color="auto" w:fill="FFFFFF"/>
          </w:tcPr>
          <w:p w14:paraId="1230D8BB" w14:textId="77777777" w:rsidR="00E9428B" w:rsidRDefault="00C949D3">
            <w:r>
              <w:t>—</w:t>
            </w:r>
          </w:p>
        </w:tc>
      </w:tr>
    </w:tbl>
    <w:p w14:paraId="23DE523C" w14:textId="77777777" w:rsidR="00E9428B" w:rsidRDefault="00E9428B"/>
    <w:p w14:paraId="52E56223" w14:textId="77777777" w:rsidR="00E9428B" w:rsidRDefault="00E9428B"/>
    <w:p w14:paraId="323082AD" w14:textId="77777777" w:rsidR="00E9428B" w:rsidRDefault="00C949D3">
      <w:r>
        <w:rPr>
          <w:b/>
        </w:rPr>
        <w:t>Secrets used (org path):</w:t>
      </w:r>
      <w:r>
        <w:t xml:space="preserve"> </w:t>
      </w:r>
      <w:r>
        <w:rPr>
          <w:rFonts w:ascii="Consolas" w:hAnsi="Consolas"/>
          <w:sz w:val="20"/>
          <w:shd w:val="clear" w:color="auto" w:fill="F2F2F2"/>
        </w:rPr>
        <w:t>SOURCE_GITHUB_COM_TOKEN</w:t>
      </w:r>
      <w:r>
        <w:t xml:space="preserve"> (source), </w:t>
      </w:r>
      <w:r>
        <w:rPr>
          <w:rFonts w:ascii="Consolas" w:hAnsi="Consolas"/>
          <w:sz w:val="20"/>
          <w:shd w:val="clear" w:color="auto" w:fill="F2F2F2"/>
        </w:rPr>
        <w:t>DEST_GITHUB_TOKEN</w:t>
      </w:r>
      <w:r>
        <w:t xml:space="preserve"> (destination). Runner: </w:t>
      </w:r>
      <w:r>
        <w:rPr>
          <w:rFonts w:ascii="Consolas" w:hAnsi="Consolas"/>
          <w:sz w:val="20"/>
          <w:shd w:val="clear" w:color="auto" w:fill="F2F2F2"/>
        </w:rPr>
        <w:t>code-scanning-large</w:t>
      </w:r>
      <w:r>
        <w:t>.</w:t>
      </w:r>
    </w:p>
    <w:p w14:paraId="07547A01" w14:textId="77777777" w:rsidR="00E9428B" w:rsidRDefault="00E9428B"/>
    <w:p w14:paraId="6B142A26" w14:textId="77777777" w:rsidR="00E9428B" w:rsidRDefault="00C949D3">
      <w:pPr>
        <w:pStyle w:val="Heading2"/>
      </w:pPr>
      <w:r>
        <w:t>Migration command (</w:t>
      </w:r>
      <w:r>
        <w:rPr>
          <w:rFonts w:ascii="Consolas" w:hAnsi="Consolas"/>
          <w:sz w:val="20"/>
          <w:shd w:val="clear" w:color="auto" w:fill="F2F2F2"/>
        </w:rPr>
        <w:t>gh gei migrate-org</w:t>
      </w:r>
      <w:r>
        <w:t>)</w:t>
      </w:r>
    </w:p>
    <w:p w14:paraId="5043CB0F" w14:textId="77777777" w:rsidR="00E9428B" w:rsidRDefault="00E9428B"/>
    <w:p w14:paraId="2B5DF776" w14:textId="77777777" w:rsidR="00E9428B" w:rsidRDefault="00C949D3">
      <w:r>
        <w:t>The workflow wraps this; run the CLI directly only for a manual re-run:</w:t>
      </w:r>
    </w:p>
    <w:p w14:paraId="07459315" w14:textId="77777777" w:rsidR="00E9428B" w:rsidRDefault="00E9428B"/>
    <w:p w14:paraId="44994B3D" w14:textId="77777777" w:rsidR="00E9428B" w:rsidRDefault="00C949D3">
      <w:pPr>
        <w:pStyle w:val="CodeBlock"/>
      </w:pPr>
      <w:r>
        <w:t>export no_proxy=ghcloudmigrationbucket.s3.amazonaws.com,.fyiblue.com,.s3.amazonaws.com,.amazonaws.com</w:t>
      </w:r>
    </w:p>
    <w:p w14:paraId="0ED1F36D" w14:textId="77777777" w:rsidR="00E9428B" w:rsidRDefault="00C949D3">
      <w:pPr>
        <w:pStyle w:val="CodeBlock"/>
      </w:pPr>
      <w:r>
        <w:t>export NO_PROXY=$no_proxy</w:t>
      </w:r>
    </w:p>
    <w:p w14:paraId="6537F28F" w14:textId="77777777" w:rsidR="00E9428B" w:rsidRDefault="00E9428B">
      <w:pPr>
        <w:pStyle w:val="CodeBlock"/>
      </w:pPr>
    </w:p>
    <w:p w14:paraId="114FA189" w14:textId="77777777" w:rsidR="00E9428B" w:rsidRDefault="00C949D3">
      <w:pPr>
        <w:pStyle w:val="CodeBlock"/>
      </w:pPr>
      <w:r>
        <w:t>gh gei migrate-org \</w:t>
      </w:r>
    </w:p>
    <w:p w14:paraId="320FDC27" w14:textId="77777777" w:rsidR="00E9428B" w:rsidRDefault="00C949D3">
      <w:pPr>
        <w:pStyle w:val="CodeBlock"/>
      </w:pPr>
      <w:r>
        <w:t xml:space="preserve">  --github-source-org "&lt;SOURCE_ORG&gt;" \</w:t>
      </w:r>
    </w:p>
    <w:p w14:paraId="33A982BE" w14:textId="77777777" w:rsidR="00E9428B" w:rsidRDefault="00C949D3">
      <w:pPr>
        <w:pStyle w:val="CodeBlock"/>
      </w:pPr>
      <w:r>
        <w:t xml:space="preserve">  --github-target-org "&lt;DESTINATION_ORG&gt;" \</w:t>
      </w:r>
    </w:p>
    <w:p w14:paraId="56E4127A" w14:textId="77777777" w:rsidR="00E9428B" w:rsidRDefault="00C949D3">
      <w:pPr>
        <w:pStyle w:val="CodeBlock"/>
      </w:pPr>
      <w:r>
        <w:t xml:space="preserve">  --github-target-enterprise "hcsc" \</w:t>
      </w:r>
    </w:p>
    <w:p w14:paraId="04BC26E8" w14:textId="77777777" w:rsidR="00E9428B" w:rsidRDefault="00C949D3">
      <w:pPr>
        <w:pStyle w:val="CodeBlock"/>
      </w:pPr>
      <w:r>
        <w:t xml:space="preserve">  --github-source-pat "$SOURCE_GITHUB_COM_TOKEN" \</w:t>
      </w:r>
    </w:p>
    <w:p w14:paraId="70B28059" w14:textId="77777777" w:rsidR="00E9428B" w:rsidRDefault="00C949D3">
      <w:pPr>
        <w:pStyle w:val="CodeBlock"/>
      </w:pPr>
      <w:r>
        <w:t xml:space="preserve">  --github-target-pat "$DEST_GITHUB_TOKEN" \</w:t>
      </w:r>
    </w:p>
    <w:p w14:paraId="4A9F1565" w14:textId="77777777" w:rsidR="00E9428B" w:rsidRDefault="00C949D3">
      <w:pPr>
        <w:pStyle w:val="CodeBlock"/>
      </w:pPr>
      <w:r>
        <w:t xml:space="preserve">  --verbose</w:t>
      </w:r>
    </w:p>
    <w:p w14:paraId="6DFB9E20" w14:textId="77777777" w:rsidR="00E9428B" w:rsidRDefault="00E9428B"/>
    <w:p w14:paraId="1226827F" w14:textId="77777777" w:rsidR="00E9428B" w:rsidRDefault="00C949D3">
      <w:pPr>
        <w:pStyle w:val="Heading3"/>
      </w:pPr>
      <w:r>
        <w:t>Mannequin reclaim (map placeholder users to HCSC identities)</w:t>
      </w:r>
    </w:p>
    <w:p w14:paraId="70DF9E56" w14:textId="77777777" w:rsidR="00E9428B" w:rsidRDefault="00E9428B"/>
    <w:p w14:paraId="2C65813E" w14:textId="77777777" w:rsidR="00E9428B" w:rsidRDefault="00C949D3">
      <w:pPr>
        <w:pStyle w:val="CodeBlock"/>
      </w:pPr>
      <w:r>
        <w:t>gh gei generate-mannequin-csv \</w:t>
      </w:r>
    </w:p>
    <w:p w14:paraId="5E620B7E" w14:textId="77777777" w:rsidR="00E9428B" w:rsidRDefault="00C949D3">
      <w:pPr>
        <w:pStyle w:val="CodeBlock"/>
      </w:pPr>
      <w:r>
        <w:t xml:space="preserve">  --github-target-org "&lt;DESTINATION_ORG&gt;" \</w:t>
      </w:r>
    </w:p>
    <w:p w14:paraId="3BAA9962" w14:textId="77777777" w:rsidR="00E9428B" w:rsidRDefault="00C949D3">
      <w:pPr>
        <w:pStyle w:val="CodeBlock"/>
      </w:pPr>
      <w:r>
        <w:t xml:space="preserve">  --github-target-pat "$DEST_GITHUB_TOKEN" \</w:t>
      </w:r>
    </w:p>
    <w:p w14:paraId="1FECFB90" w14:textId="77777777" w:rsidR="00E9428B" w:rsidRDefault="00C949D3">
      <w:pPr>
        <w:pStyle w:val="CodeBlock"/>
      </w:pPr>
      <w:r>
        <w:t xml:space="preserve">  --output mannequins-to-reclaim.csv</w:t>
      </w:r>
    </w:p>
    <w:p w14:paraId="44E871BC" w14:textId="77777777" w:rsidR="00E9428B" w:rsidRDefault="00E9428B">
      <w:pPr>
        <w:pStyle w:val="CodeBlock"/>
      </w:pPr>
    </w:p>
    <w:p w14:paraId="05DFA8AE" w14:textId="77777777" w:rsidR="00E9428B" w:rsidRDefault="00C949D3">
      <w:pPr>
        <w:pStyle w:val="CodeBlock"/>
      </w:pPr>
      <w:r>
        <w:t># The toolkit maps GHEC→GHE users by removing the `_hcsc` suffix, then:</w:t>
      </w:r>
    </w:p>
    <w:p w14:paraId="1D8410F0" w14:textId="77777777" w:rsidR="00E9428B" w:rsidRDefault="00C949D3">
      <w:pPr>
        <w:pStyle w:val="CodeBlock"/>
      </w:pPr>
      <w:r>
        <w:t>gh gei reclaim-mannequin \</w:t>
      </w:r>
    </w:p>
    <w:p w14:paraId="2D537D65" w14:textId="77777777" w:rsidR="00E9428B" w:rsidRDefault="00C949D3">
      <w:pPr>
        <w:pStyle w:val="CodeBlock"/>
      </w:pPr>
      <w:r>
        <w:t xml:space="preserve">  --github-target-org "&lt;DESTINATION_ORG&gt;" \</w:t>
      </w:r>
    </w:p>
    <w:p w14:paraId="78B55DC7" w14:textId="77777777" w:rsidR="00E9428B" w:rsidRDefault="00C949D3">
      <w:pPr>
        <w:pStyle w:val="CodeBlock"/>
      </w:pPr>
      <w:r>
        <w:t xml:space="preserve">  --github-target-pat "$DEST_GITHUB_TOKEN" \</w:t>
      </w:r>
    </w:p>
    <w:p w14:paraId="3500EA78" w14:textId="77777777" w:rsidR="00E9428B" w:rsidRDefault="00C949D3">
      <w:pPr>
        <w:pStyle w:val="CodeBlock"/>
      </w:pPr>
      <w:r>
        <w:t xml:space="preserve">  --csv mannequins-to-reclaim.csv</w:t>
      </w:r>
    </w:p>
    <w:p w14:paraId="48B78866" w14:textId="77777777" w:rsidR="00E9428B" w:rsidRDefault="00C949D3">
      <w:r>
        <w:t xml:space="preserve">Automated by </w:t>
      </w:r>
      <w:r>
        <w:rPr>
          <w:rFonts w:ascii="Consolas" w:hAnsi="Consolas"/>
          <w:sz w:val="20"/>
          <w:shd w:val="clear" w:color="auto" w:fill="F2F2F2"/>
        </w:rPr>
        <w:t>reclaim-mannequins.yml</w:t>
      </w:r>
      <w:r>
        <w:t xml:space="preserve"> / </w:t>
      </w:r>
      <w:r>
        <w:rPr>
          <w:rFonts w:ascii="Consolas" w:hAnsi="Consolas"/>
          <w:sz w:val="20"/>
          <w:shd w:val="clear" w:color="auto" w:fill="F2F2F2"/>
        </w:rPr>
        <w:t>reclaim-mannequins.sh</w:t>
      </w:r>
      <w:r>
        <w:t xml:space="preserve">. Use </w:t>
      </w:r>
      <w:r>
        <w:rPr>
          <w:rFonts w:ascii="Consolas" w:hAnsi="Consolas"/>
          <w:sz w:val="20"/>
          <w:shd w:val="clear" w:color="auto" w:fill="F2F2F2"/>
        </w:rPr>
        <w:t>--skip-invitation</w:t>
      </w:r>
      <w:r>
        <w:t xml:space="preserve"> for EMU orgs. See the Mannequin reclaim section.</w:t>
      </w:r>
    </w:p>
    <w:p w14:paraId="144A5D23" w14:textId="77777777" w:rsidR="00E9428B" w:rsidRDefault="00E9428B"/>
    <w:p w14:paraId="738610EB" w14:textId="77777777" w:rsidR="00E9428B" w:rsidRDefault="00E9428B">
      <w:pPr>
        <w:pBdr>
          <w:bottom w:val="single" w:sz="6" w:space="1" w:color="BDD7EE"/>
        </w:pBdr>
      </w:pPr>
    </w:p>
    <w:p w14:paraId="637805D2" w14:textId="77777777" w:rsidR="00E9428B" w:rsidRDefault="00E9428B"/>
    <w:p w14:paraId="3950CB80" w14:textId="77777777" w:rsidR="00E9428B" w:rsidRDefault="00C949D3">
      <w:pPr>
        <w:pStyle w:val="Heading2"/>
      </w:pPr>
      <w:r>
        <w:t>Migration workflow (org) — job flow</w:t>
      </w:r>
    </w:p>
    <w:p w14:paraId="463F29E8" w14:textId="77777777" w:rsidR="00E9428B" w:rsidRDefault="00E9428B"/>
    <w:p w14:paraId="59EFAEF9" w14:textId="77777777" w:rsidR="00E9428B" w:rsidRDefault="00C949D3">
      <w:r>
        <w:rPr>
          <w:rFonts w:ascii="Consolas" w:hAnsi="Consolas"/>
          <w:sz w:val="20"/>
          <w:shd w:val="clear" w:color="auto" w:fill="F2F2F2"/>
        </w:rPr>
        <w:t>migrate-org.yml</w:t>
      </w:r>
      <w:r>
        <w:t xml:space="preserve"> executes these jobs. For a github.com source it detects </w:t>
      </w:r>
      <w:r>
        <w:rPr>
          <w:rFonts w:ascii="Consolas" w:hAnsi="Consolas"/>
          <w:sz w:val="20"/>
          <w:shd w:val="clear" w:color="auto" w:fill="F2F2F2"/>
        </w:rPr>
        <w:t>migration_type=org</w:t>
      </w:r>
      <w:r>
        <w:t xml:space="preserve"> and takes the </w:t>
      </w:r>
      <w:r>
        <w:rPr>
          <w:rFonts w:ascii="Consolas" w:hAnsi="Consolas"/>
          <w:sz w:val="20"/>
          <w:shd w:val="clear" w:color="auto" w:fill="F2F2F2"/>
        </w:rPr>
        <w:t>gh gei migrate-org</w:t>
      </w:r>
      <w:r>
        <w:t xml:space="preserve"> path.</w:t>
      </w:r>
    </w:p>
    <w:p w14:paraId="3B7B4B86" w14:textId="77777777" w:rsidR="00E9428B" w:rsidRDefault="00E9428B"/>
    <w:p w14:paraId="12E9D27C" w14:textId="77777777" w:rsidR="00E9428B" w:rsidRDefault="00C949D3">
      <w:pPr>
        <w:ind w:left="360" w:hanging="320"/>
      </w:pPr>
      <w:r>
        <w:t xml:space="preserve">1.  </w:t>
      </w:r>
      <w:r>
        <w:rPr>
          <w:b/>
        </w:rPr>
        <w:t>`migrate-org`</w:t>
      </w:r>
    </w:p>
    <w:p w14:paraId="58DE8A9B" w14:textId="77777777" w:rsidR="00E9428B" w:rsidRDefault="00C949D3">
      <w:pPr>
        <w:ind w:left="1080" w:hanging="260"/>
      </w:pPr>
      <w:r>
        <w:t xml:space="preserve">◦  Detects migration type; </w:t>
      </w:r>
      <w:r>
        <w:rPr>
          <w:b/>
        </w:rPr>
        <w:t>fails fast</w:t>
      </w:r>
      <w:r>
        <w:t xml:space="preserve"> if </w:t>
      </w:r>
      <w:r>
        <w:rPr>
          <w:rFonts w:ascii="Consolas" w:hAnsi="Consolas"/>
          <w:sz w:val="20"/>
          <w:shd w:val="clear" w:color="auto" w:fill="F2F2F2"/>
        </w:rPr>
        <w:t>target_enterprise</w:t>
      </w:r>
      <w:r>
        <w:t xml:space="preserve"> is blank for a github.com source.</w:t>
      </w:r>
    </w:p>
    <w:p w14:paraId="1E86C993" w14:textId="77777777" w:rsidR="00E9428B" w:rsidRDefault="00C949D3">
      <w:pPr>
        <w:ind w:left="1080" w:hanging="260"/>
      </w:pPr>
      <w:r>
        <w:t xml:space="preserve">◦  Installs the </w:t>
      </w:r>
      <w:r>
        <w:rPr>
          <w:rFonts w:ascii="Consolas" w:hAnsi="Consolas"/>
          <w:sz w:val="20"/>
          <w:shd w:val="clear" w:color="auto" w:fill="F2F2F2"/>
        </w:rPr>
        <w:t>gei</w:t>
      </w:r>
      <w:r>
        <w:t xml:space="preserve"> extension, runs </w:t>
      </w:r>
      <w:r>
        <w:rPr>
          <w:rFonts w:ascii="Consolas" w:hAnsi="Consolas"/>
          <w:sz w:val="20"/>
          <w:shd w:val="clear" w:color="auto" w:fill="F2F2F2"/>
        </w:rPr>
        <w:t>gh gei migrate-org</w:t>
      </w:r>
      <w:r>
        <w:t xml:space="preserve"> (logged to </w:t>
      </w:r>
      <w:r>
        <w:rPr>
          <w:rFonts w:ascii="Consolas" w:hAnsi="Consolas"/>
          <w:sz w:val="20"/>
          <w:shd w:val="clear" w:color="auto" w:fill="F2F2F2"/>
        </w:rPr>
        <w:t>migrate_org.log</w:t>
      </w:r>
      <w:r>
        <w:t>).</w:t>
      </w:r>
    </w:p>
    <w:p w14:paraId="65DD1ADB" w14:textId="77777777" w:rsidR="00E9428B" w:rsidRDefault="00C949D3">
      <w:pPr>
        <w:ind w:left="1080" w:hanging="260"/>
      </w:pPr>
      <w:r>
        <w:t xml:space="preserve">◦  Enumerates repos in the destination org into </w:t>
      </w:r>
      <w:r>
        <w:rPr>
          <w:rFonts w:ascii="Consolas" w:hAnsi="Consolas"/>
          <w:sz w:val="20"/>
          <w:shd w:val="clear" w:color="auto" w:fill="F2F2F2"/>
        </w:rPr>
        <w:t>migration_successes.txt</w:t>
      </w:r>
      <w:r>
        <w:t xml:space="preserve"> and uploads the </w:t>
      </w:r>
      <w:r>
        <w:rPr>
          <w:rFonts w:ascii="Consolas" w:hAnsi="Consolas"/>
          <w:sz w:val="20"/>
          <w:shd w:val="clear" w:color="auto" w:fill="F2F2F2"/>
        </w:rPr>
        <w:t>migration-successes</w:t>
      </w:r>
      <w:r>
        <w:t xml:space="preserve"> artifact.</w:t>
      </w:r>
    </w:p>
    <w:p w14:paraId="6EA09AD6" w14:textId="77777777" w:rsidR="00E9428B" w:rsidRDefault="00C949D3">
      <w:pPr>
        <w:ind w:left="1080" w:hanging="260"/>
      </w:pPr>
      <w:r>
        <w:t>◦  Writes a run summary (counts + per-repo links + the GEI-migrated asset list).</w:t>
      </w:r>
    </w:p>
    <w:p w14:paraId="1AEE04F6" w14:textId="77777777" w:rsidR="00E9428B" w:rsidRDefault="00C949D3">
      <w:pPr>
        <w:ind w:left="360" w:hanging="320"/>
      </w:pPr>
      <w:r>
        <w:t xml:space="preserve">2.  </w:t>
      </w:r>
      <w:r>
        <w:rPr>
          <w:b/>
        </w:rPr>
        <w:t>`export-org-assets`</w:t>
      </w:r>
      <w:r>
        <w:t xml:space="preserve"> (needs </w:t>
      </w:r>
      <w:r>
        <w:rPr>
          <w:rFonts w:ascii="Consolas" w:hAnsi="Consolas"/>
          <w:sz w:val="20"/>
          <w:shd w:val="clear" w:color="auto" w:fill="F2F2F2"/>
        </w:rPr>
        <w:t>migrate-org</w:t>
      </w:r>
      <w:r>
        <w:t xml:space="preserve">) — exports from the source org: rulesets, org Actions variables, custom-property schemas, and org </w:t>
      </w:r>
      <w:r>
        <w:rPr>
          <w:b/>
        </w:rPr>
        <w:t>secret names</w:t>
      </w:r>
      <w:r>
        <w:t xml:space="preserve"> (report only). Uploads the </w:t>
      </w:r>
      <w:r>
        <w:rPr>
          <w:rFonts w:ascii="Consolas" w:hAnsi="Consolas"/>
          <w:sz w:val="20"/>
          <w:shd w:val="clear" w:color="auto" w:fill="F2F2F2"/>
        </w:rPr>
        <w:t>org-assets</w:t>
      </w:r>
      <w:r>
        <w:t xml:space="preserve"> artifact.</w:t>
      </w:r>
    </w:p>
    <w:p w14:paraId="4EA947CA" w14:textId="77777777" w:rsidR="00E9428B" w:rsidRDefault="00C949D3">
      <w:pPr>
        <w:ind w:left="360" w:hanging="320"/>
      </w:pPr>
      <w:r>
        <w:t xml:space="preserve">3.  </w:t>
      </w:r>
      <w:r>
        <w:rPr>
          <w:b/>
        </w:rPr>
        <w:t>`apply-org-assets`</w:t>
      </w:r>
      <w:r>
        <w:t xml:space="preserve"> (needs </w:t>
      </w:r>
      <w:r>
        <w:rPr>
          <w:rFonts w:ascii="Consolas" w:hAnsi="Consolas"/>
          <w:sz w:val="20"/>
          <w:shd w:val="clear" w:color="auto" w:fill="F2F2F2"/>
        </w:rPr>
        <w:t>migrate-org</w:t>
      </w:r>
      <w:r>
        <w:t xml:space="preserve">, </w:t>
      </w:r>
      <w:r>
        <w:rPr>
          <w:rFonts w:ascii="Consolas" w:hAnsi="Consolas"/>
          <w:sz w:val="20"/>
          <w:shd w:val="clear" w:color="auto" w:fill="F2F2F2"/>
        </w:rPr>
        <w:t>export-org-assets</w:t>
      </w:r>
      <w:r>
        <w:t xml:space="preserve">) — recreates rulesets (POST), variables (POST/PATCH), custom-property schemas (PUT) and per-repo property values (PATCH); emits a </w:t>
      </w:r>
      <w:r>
        <w:rPr>
          <w:b/>
        </w:rPr>
        <w:t>secrets report</w:t>
      </w:r>
      <w:r>
        <w:t xml:space="preserve"> to the summary for manual recreation.</w:t>
      </w:r>
    </w:p>
    <w:p w14:paraId="47EFF266" w14:textId="77777777" w:rsidR="00E9428B" w:rsidRDefault="00C949D3">
      <w:pPr>
        <w:ind w:left="360" w:hanging="320"/>
      </w:pPr>
      <w:r>
        <w:t xml:space="preserve">4.  </w:t>
      </w:r>
      <w:r>
        <w:rPr>
          <w:b/>
        </w:rPr>
        <w:t>`post-migration`</w:t>
      </w:r>
      <w:r>
        <w:t xml:space="preserve"> (needs </w:t>
      </w:r>
      <w:r>
        <w:rPr>
          <w:rFonts w:ascii="Consolas" w:hAnsi="Consolas"/>
          <w:sz w:val="20"/>
          <w:shd w:val="clear" w:color="auto" w:fill="F2F2F2"/>
        </w:rPr>
        <w:t>migrate-org</w:t>
      </w:r>
      <w:r>
        <w:t xml:space="preserve">, </w:t>
      </w:r>
      <w:r>
        <w:rPr>
          <w:rFonts w:ascii="Consolas" w:hAnsi="Consolas"/>
          <w:sz w:val="20"/>
          <w:shd w:val="clear" w:color="auto" w:fill="F2F2F2"/>
        </w:rPr>
        <w:t>apply-org-assets</w:t>
      </w:r>
      <w:r>
        <w:t xml:space="preserve">; only on success) — sets migrated repos to </w:t>
      </w:r>
      <w:r>
        <w:rPr>
          <w:b/>
        </w:rPr>
        <w:t>internal</w:t>
      </w:r>
      <w:r>
        <w:t xml:space="preserve"> visibility and triggers </w:t>
      </w:r>
      <w:r>
        <w:rPr>
          <w:rFonts w:ascii="Consolas" w:hAnsi="Consolas"/>
          <w:sz w:val="20"/>
          <w:shd w:val="clear" w:color="auto" w:fill="F2F2F2"/>
        </w:rPr>
        <w:t>remove-branch-protections.yml</w:t>
      </w:r>
      <w:r>
        <w:t xml:space="preserve"> in </w:t>
      </w:r>
      <w:r>
        <w:rPr>
          <w:rFonts w:ascii="Consolas" w:hAnsi="Consolas"/>
          <w:sz w:val="20"/>
          <w:shd w:val="clear" w:color="auto" w:fill="F2F2F2"/>
        </w:rPr>
        <w:t>hcsc-devops/GHA-CICD-Pipelines-Admin</w:t>
      </w:r>
      <w:r>
        <w:t>. (Team assignment triggers only on the GHES fallback — skipped here because GEI migrates teams.)</w:t>
      </w:r>
    </w:p>
    <w:p w14:paraId="2E287422" w14:textId="77777777" w:rsidR="00E9428B" w:rsidRDefault="00C949D3">
      <w:pPr>
        <w:ind w:left="360" w:hanging="320"/>
      </w:pPr>
      <w:r>
        <w:t xml:space="preserve">5.  </w:t>
      </w:r>
      <w:r>
        <w:rPr>
          <w:b/>
        </w:rPr>
        <w:t>`archive-source-repos`</w:t>
      </w:r>
      <w:r>
        <w:t xml:space="preserve"> (needs </w:t>
      </w:r>
      <w:r>
        <w:rPr>
          <w:rFonts w:ascii="Consolas" w:hAnsi="Consolas"/>
          <w:sz w:val="20"/>
          <w:shd w:val="clear" w:color="auto" w:fill="F2F2F2"/>
        </w:rPr>
        <w:t>migrate-org</w:t>
      </w:r>
      <w:r>
        <w:t xml:space="preserve">; if </w:t>
      </w:r>
      <w:r>
        <w:rPr>
          <w:rFonts w:ascii="Consolas" w:hAnsi="Consolas"/>
          <w:sz w:val="20"/>
          <w:shd w:val="clear" w:color="auto" w:fill="F2F2F2"/>
        </w:rPr>
        <w:t>archive_source_repos: true</w:t>
      </w:r>
      <w:r>
        <w:t xml:space="preserve">) — archives the source repos (parallel, </w:t>
      </w:r>
      <w:r>
        <w:rPr>
          <w:rFonts w:ascii="Consolas" w:hAnsi="Consolas"/>
          <w:sz w:val="20"/>
          <w:shd w:val="clear" w:color="auto" w:fill="F2F2F2"/>
        </w:rPr>
        <w:t>max_concurrent</w:t>
      </w:r>
      <w:r>
        <w:t>).</w:t>
      </w:r>
    </w:p>
    <w:p w14:paraId="3A0FF5F2" w14:textId="77777777" w:rsidR="00E9428B" w:rsidRDefault="00E9428B"/>
    <w:p w14:paraId="0B1F8E35" w14:textId="77777777" w:rsidR="00E9428B" w:rsidRDefault="00C949D3">
      <w:pPr>
        <w:pStyle w:val="CodeBlock"/>
      </w:pPr>
      <w:r>
        <w:t>flowchart TD</w:t>
      </w:r>
    </w:p>
    <w:p w14:paraId="098175D6" w14:textId="77777777" w:rsidR="00E9428B" w:rsidRDefault="00C949D3">
      <w:pPr>
        <w:pStyle w:val="CodeBlock"/>
      </w:pPr>
      <w:r>
        <w:t xml:space="preserve">  A[migrate-org&lt;br/&gt;gh gei migrate-org] --&gt; B[export-org-assets]</w:t>
      </w:r>
    </w:p>
    <w:p w14:paraId="772B6ABF" w14:textId="77777777" w:rsidR="00E9428B" w:rsidRDefault="00C949D3">
      <w:pPr>
        <w:pStyle w:val="CodeBlock"/>
      </w:pPr>
      <w:r>
        <w:t xml:space="preserve">  A --&gt; E[archive-source-repos]</w:t>
      </w:r>
    </w:p>
    <w:p w14:paraId="21D89692" w14:textId="77777777" w:rsidR="00E9428B" w:rsidRDefault="00C949D3">
      <w:pPr>
        <w:pStyle w:val="CodeBlock"/>
      </w:pPr>
      <w:r>
        <w:t xml:space="preserve">  B --&gt; C[apply-org-assets]</w:t>
      </w:r>
    </w:p>
    <w:p w14:paraId="38EAF1DA" w14:textId="77777777" w:rsidR="00E9428B" w:rsidRDefault="00C949D3">
      <w:pPr>
        <w:pStyle w:val="CodeBlock"/>
      </w:pPr>
      <w:r>
        <w:t xml:space="preserve">  A --&gt; D[post-migration]</w:t>
      </w:r>
    </w:p>
    <w:p w14:paraId="779A0587" w14:textId="77777777" w:rsidR="00E9428B" w:rsidRDefault="00C949D3">
      <w:pPr>
        <w:pStyle w:val="CodeBlock"/>
      </w:pPr>
      <w:r>
        <w:t xml:space="preserve">  C --&gt; D</w:t>
      </w:r>
    </w:p>
    <w:p w14:paraId="5630AD66" w14:textId="77777777" w:rsidR="00E9428B" w:rsidRDefault="00E9428B"/>
    <w:p w14:paraId="4E9309F4" w14:textId="77777777" w:rsidR="00E9428B" w:rsidRDefault="00C949D3">
      <w:pPr>
        <w:pStyle w:val="Heading2"/>
      </w:pPr>
      <w:r>
        <w:t>What GEI migrates vs. does not</w:t>
      </w:r>
    </w:p>
    <w:p w14:paraId="61829076" w14:textId="77777777" w:rsidR="00E9428B" w:rsidRDefault="00E9428B"/>
    <w:p w14:paraId="3BB80D5D" w14:textId="77777777" w:rsidR="00E9428B" w:rsidRDefault="00C949D3">
      <w:r>
        <w:rPr>
          <w:b/>
        </w:rPr>
        <w:t>`gh gei migrate-org` copies:</w:t>
      </w:r>
    </w:p>
    <w:p w14:paraId="687548E5" w14:textId="77777777" w:rsidR="00E9428B" w:rsidRDefault="00C949D3">
      <w:pPr>
        <w:ind w:left="360" w:hanging="260"/>
      </w:pPr>
      <w:r>
        <w:t>•  Repositories — git content (branches, tags, full history), issues, pull requests + history/comments (authorship as mannequins), releases, milestones, wikis.</w:t>
      </w:r>
    </w:p>
    <w:p w14:paraId="33B000F9" w14:textId="77777777" w:rsidR="00E9428B" w:rsidRDefault="00C949D3">
      <w:pPr>
        <w:ind w:left="360" w:hanging="260"/>
      </w:pPr>
      <w:r>
        <w:t xml:space="preserve">•  </w:t>
      </w:r>
      <w:r>
        <w:rPr>
          <w:b/>
        </w:rPr>
        <w:t>Teams</w:t>
      </w:r>
      <w:r>
        <w:t xml:space="preserve">, </w:t>
      </w:r>
      <w:r>
        <w:rPr>
          <w:b/>
        </w:rPr>
        <w:t>team access to repositories</w:t>
      </w:r>
      <w:r>
        <w:t xml:space="preserve">, and </w:t>
      </w:r>
      <w:r>
        <w:rPr>
          <w:b/>
        </w:rPr>
        <w:t>member privileges</w:t>
      </w:r>
      <w:r>
        <w:t>.</w:t>
      </w:r>
    </w:p>
    <w:p w14:paraId="3EE340C8" w14:textId="77777777" w:rsidR="00E9428B" w:rsidRDefault="00C949D3">
      <w:pPr>
        <w:ind w:left="360" w:hanging="260"/>
      </w:pPr>
      <w:r>
        <w:t xml:space="preserve">•  Organization-level </w:t>
      </w:r>
      <w:r>
        <w:rPr>
          <w:b/>
        </w:rPr>
        <w:t>webhooks</w:t>
      </w:r>
      <w:r>
        <w:t xml:space="preserve"> (must be re-enabled).</w:t>
      </w:r>
    </w:p>
    <w:p w14:paraId="36263262" w14:textId="77777777" w:rsidR="00E9428B" w:rsidRDefault="00C949D3">
      <w:pPr>
        <w:ind w:left="360" w:hanging="260"/>
      </w:pPr>
      <w:r>
        <w:t>•  Default branch name setting.</w:t>
      </w:r>
    </w:p>
    <w:p w14:paraId="2BA226A1" w14:textId="77777777" w:rsidR="00E9428B" w:rsidRDefault="00E9428B"/>
    <w:p w14:paraId="4D8E5AFE" w14:textId="77777777" w:rsidR="00E9428B" w:rsidRDefault="00C949D3">
      <w:r>
        <w:rPr>
          <w:b/>
        </w:rPr>
        <w:t>GEI does NOT copy — handled elsewhere:</w:t>
      </w:r>
    </w:p>
    <w:p w14:paraId="092E8F05" w14:textId="77777777" w:rsidR="00E9428B" w:rsidRDefault="00C949D3">
      <w:pPr>
        <w:ind w:left="360" w:hanging="260"/>
      </w:pPr>
      <w:r>
        <w:t xml:space="preserve">•  </w:t>
      </w:r>
      <w:r>
        <w:rPr>
          <w:b/>
        </w:rPr>
        <w:t>Team membership</w:t>
      </w:r>
      <w:r>
        <w:t xml:space="preserve"> → provisioned via IIQ/SCIM → AD after cutover (see Teams &amp; membership).</w:t>
      </w:r>
    </w:p>
    <w:p w14:paraId="1E573119" w14:textId="77777777" w:rsidR="00E9428B" w:rsidRDefault="7F4103D7">
      <w:pPr>
        <w:ind w:left="360" w:hanging="260"/>
        <w:rPr>
          <w:ins w:id="7" w:author="Fabio Palumbo" w:date="2026-08-06T13:25:00Z" w16du:dateUtc="2026-08-06T16:25:00Z"/>
        </w:rPr>
      </w:pPr>
      <w:r>
        <w:t xml:space="preserve">•  Org </w:t>
      </w:r>
      <w:r w:rsidRPr="40F53618">
        <w:rPr>
          <w:b/>
          <w:bCs/>
        </w:rPr>
        <w:t>rulesets</w:t>
      </w:r>
      <w:r>
        <w:t xml:space="preserve">, </w:t>
      </w:r>
      <w:r w:rsidRPr="40F53618">
        <w:rPr>
          <w:b/>
          <w:bCs/>
        </w:rPr>
        <w:t xml:space="preserve">Actions </w:t>
      </w:r>
      <w:commentRangeStart w:id="8"/>
      <w:commentRangeStart w:id="9"/>
      <w:commentRangeStart w:id="10"/>
      <w:r w:rsidRPr="40F53618">
        <w:rPr>
          <w:b/>
          <w:bCs/>
        </w:rPr>
        <w:t>variables</w:t>
      </w:r>
      <w:commentRangeEnd w:id="8"/>
      <w:r w:rsidR="00345DA7">
        <w:rPr>
          <w:rStyle w:val="CommentReference"/>
          <w:sz w:val="22"/>
          <w:szCs w:val="20"/>
        </w:rPr>
        <w:commentReference w:id="8"/>
      </w:r>
      <w:commentRangeEnd w:id="9"/>
      <w:r w:rsidR="00C949D3">
        <w:rPr>
          <w:rStyle w:val="CommentReference"/>
          <w:sz w:val="22"/>
          <w:szCs w:val="20"/>
        </w:rPr>
        <w:commentReference w:id="9"/>
      </w:r>
      <w:commentRangeEnd w:id="10"/>
      <w:r w:rsidR="00C949D3">
        <w:rPr>
          <w:rStyle w:val="CommentReference"/>
          <w:sz w:val="22"/>
          <w:szCs w:val="20"/>
        </w:rPr>
        <w:commentReference w:id="10"/>
      </w:r>
      <w:r>
        <w:t xml:space="preserve">, </w:t>
      </w:r>
      <w:r w:rsidRPr="40F53618">
        <w:rPr>
          <w:b/>
          <w:bCs/>
        </w:rPr>
        <w:t>custom properties</w:t>
      </w:r>
      <w:r>
        <w:t xml:space="preserve"> → replayed by </w:t>
      </w:r>
      <w:r w:rsidRPr="40F53618">
        <w:rPr>
          <w:rFonts w:ascii="Consolas" w:hAnsi="Consolas"/>
          <w:sz w:val="20"/>
          <w:shd w:val="clear" w:color="auto" w:fill="F2F2F2"/>
        </w:rPr>
        <w:t>migrate-org.yml</w:t>
      </w:r>
      <w:r>
        <w:t xml:space="preserve"> (export/apply jobs).</w:t>
      </w:r>
    </w:p>
    <w:p w14:paraId="60D77939" w14:textId="495E3C5A" w:rsidR="008776E5" w:rsidRDefault="008776E5" w:rsidP="002058A1">
      <w:pPr>
        <w:pStyle w:val="ListParagraph"/>
        <w:numPr>
          <w:ilvl w:val="0"/>
          <w:numId w:val="2"/>
        </w:numPr>
        <w:pPrChange w:id="11" w:author="Fabio Palumbo" w:date="2026-08-06T13:25:00Z" w16du:dateUtc="2026-08-06T16:25:00Z">
          <w:pPr>
            <w:ind w:left="360" w:hanging="260"/>
          </w:pPr>
        </w:pPrChange>
      </w:pPr>
      <w:ins w:id="12" w:author="Fabio Palumbo" w:date="2026-08-06T13:25:00Z" w16du:dateUtc="2026-08-06T16:25:00Z">
        <w:r w:rsidRPr="002058A1">
          <w:rPr>
            <w:b/>
            <w:color w:val="C00000"/>
            <w:rPrChange w:id="13" w:author="Fabio Palumbo" w:date="2026-08-06T13:25:00Z" w16du:dateUtc="2026-08-06T16:25:00Z">
              <w:rPr>
                <w:b/>
              </w:rPr>
            </w:rPrChange>
          </w:rPr>
          <w:t>Repo-level</w:t>
        </w:r>
        <w:r w:rsidRPr="002058A1">
          <w:rPr>
            <w:color w:val="C00000"/>
            <w:rPrChange w:id="14" w:author="Fabio Palumbo" w:date="2026-08-06T13:25:00Z" w16du:dateUtc="2026-08-06T16:25:00Z">
              <w:rPr/>
            </w:rPrChange>
          </w:rPr>
          <w:t xml:space="preserve"> rulesets, Actions variables, and webhooks → </w:t>
        </w:r>
        <w:r w:rsidRPr="002058A1">
          <w:rPr>
            <w:b/>
            <w:color w:val="C00000"/>
            <w:rPrChange w:id="15" w:author="Fabio Palumbo" w:date="2026-08-06T13:25:00Z" w16du:dateUtc="2026-08-06T16:25:00Z">
              <w:rPr>
                <w:b/>
              </w:rPr>
            </w:rPrChange>
          </w:rPr>
          <w:t>not</w:t>
        </w:r>
        <w:r w:rsidRPr="002058A1">
          <w:rPr>
            <w:color w:val="C00000"/>
            <w:rPrChange w:id="16" w:author="Fabio Palumbo" w:date="2026-08-06T13:25:00Z" w16du:dateUtc="2026-08-06T16:25:00Z">
              <w:rPr/>
            </w:rPrChange>
          </w:rPr>
          <w:t xml:space="preserve"> carried by GEI and </w:t>
        </w:r>
        <w:r w:rsidRPr="002058A1">
          <w:rPr>
            <w:b/>
            <w:color w:val="C00000"/>
            <w:rPrChange w:id="17" w:author="Fabio Palumbo" w:date="2026-08-06T13:25:00Z" w16du:dateUtc="2026-08-06T16:25:00Z">
              <w:rPr>
                <w:b/>
              </w:rPr>
            </w:rPrChange>
          </w:rPr>
          <w:t>not</w:t>
        </w:r>
        <w:r w:rsidRPr="002058A1">
          <w:rPr>
            <w:color w:val="C00000"/>
            <w:rPrChange w:id="18" w:author="Fabio Palumbo" w:date="2026-08-06T13:25:00Z" w16du:dateUtc="2026-08-06T16:25:00Z">
              <w:rPr/>
            </w:rPrChange>
          </w:rPr>
          <w:t xml:space="preserve"> replayed by </w:t>
        </w:r>
        <w:r w:rsidRPr="002058A1">
          <w:rPr>
            <w:rFonts w:ascii="Consolas" w:hAnsi="Consolas"/>
            <w:color w:val="C00000"/>
            <w:sz w:val="20"/>
            <w:shd w:val="clear" w:color="auto" w:fill="F2F2F2"/>
            <w:rPrChange w:id="19" w:author="Fabio Palumbo" w:date="2026-08-06T13:25:00Z" w16du:dateUtc="2026-08-06T16:25:00Z">
              <w:rPr>
                <w:rFonts w:ascii="Consolas" w:hAnsi="Consolas"/>
                <w:sz w:val="20"/>
                <w:shd w:val="clear" w:color="auto" w:fill="F2F2F2"/>
              </w:rPr>
            </w:rPrChange>
          </w:rPr>
          <w:t>migrate-org.yml</w:t>
        </w:r>
        <w:r w:rsidRPr="002058A1">
          <w:rPr>
            <w:color w:val="C00000"/>
            <w:rPrChange w:id="20" w:author="Fabio Palumbo" w:date="2026-08-06T13:25:00Z" w16du:dateUtc="2026-08-06T16:25:00Z">
              <w:rPr/>
            </w:rPrChange>
          </w:rPr>
          <w:t xml:space="preserve"> today → recreate via REST replay (see AI-9).</w:t>
        </w:r>
      </w:ins>
    </w:p>
    <w:p w14:paraId="13F1D7A2" w14:textId="77777777" w:rsidR="00E9428B" w:rsidRDefault="00C949D3">
      <w:pPr>
        <w:ind w:left="360" w:hanging="260"/>
      </w:pPr>
      <w:r>
        <w:t xml:space="preserve">•  Org/repo/environment </w:t>
      </w:r>
      <w:r>
        <w:rPr>
          <w:b/>
        </w:rPr>
        <w:t>secrets</w:t>
      </w:r>
      <w:r>
        <w:t xml:space="preserve"> → report only from GEI; recreate via </w:t>
      </w:r>
      <w:r>
        <w:rPr>
          <w:rFonts w:ascii="Consolas" w:hAnsi="Consolas"/>
          <w:sz w:val="20"/>
          <w:shd w:val="clear" w:color="auto" w:fill="F2F2F2"/>
        </w:rPr>
        <w:t>org-migration/</w:t>
      </w:r>
      <w:r>
        <w:t xml:space="preserve"> (CyberArk) or manually.</w:t>
      </w:r>
    </w:p>
    <w:p w14:paraId="68D09D19" w14:textId="77777777" w:rsidR="00E9428B" w:rsidRDefault="00C949D3">
      <w:pPr>
        <w:ind w:left="360" w:hanging="260"/>
      </w:pPr>
      <w:r>
        <w:t xml:space="preserve">•  </w:t>
      </w:r>
      <w:r>
        <w:rPr>
          <w:b/>
        </w:rPr>
        <w:t>Packages</w:t>
      </w:r>
      <w:r>
        <w:t xml:space="preserve"> (container/npm/maven/gradle/nuget/rubygems) → </w:t>
      </w:r>
      <w:r>
        <w:rPr>
          <w:rFonts w:ascii="Consolas" w:hAnsi="Consolas"/>
          <w:sz w:val="20"/>
          <w:shd w:val="clear" w:color="auto" w:fill="F2F2F2"/>
        </w:rPr>
        <w:t>org-migration/</w:t>
      </w:r>
      <w:r>
        <w:t xml:space="preserve"> tool.</w:t>
      </w:r>
    </w:p>
    <w:p w14:paraId="179A59E0" w14:textId="77777777" w:rsidR="00E9428B" w:rsidRDefault="00C949D3">
      <w:pPr>
        <w:ind w:left="360" w:hanging="260"/>
      </w:pPr>
      <w:r>
        <w:t xml:space="preserve">•  </w:t>
      </w:r>
      <w:r>
        <w:rPr>
          <w:b/>
        </w:rPr>
        <w:t>Self-hosted runners / runner groups</w:t>
      </w:r>
      <w:r>
        <w:t xml:space="preserve"> → manual re-register (see Runners).</w:t>
      </w:r>
    </w:p>
    <w:p w14:paraId="41CADDFF" w14:textId="77777777" w:rsidR="00E9428B" w:rsidRDefault="00C949D3">
      <w:pPr>
        <w:ind w:left="360" w:hanging="260"/>
      </w:pPr>
      <w:r>
        <w:t xml:space="preserve">•  </w:t>
      </w:r>
      <w:r>
        <w:rPr>
          <w:b/>
        </w:rPr>
        <w:t>Actions `uses:`</w:t>
      </w:r>
      <w:r>
        <w:t xml:space="preserve"> cross-repo references → sweep + rewrite after cutover (see CI/CD re-pointing).</w:t>
      </w:r>
    </w:p>
    <w:p w14:paraId="05478E57" w14:textId="77777777" w:rsidR="00E9428B" w:rsidRDefault="00C949D3">
      <w:pPr>
        <w:ind w:left="360" w:hanging="260"/>
      </w:pPr>
      <w:r>
        <w:t xml:space="preserve">•  Actions </w:t>
      </w:r>
      <w:r>
        <w:rPr>
          <w:b/>
        </w:rPr>
        <w:t>workflow run history</w:t>
      </w:r>
      <w:r>
        <w:t>, deploy keys, GHAS alert state.</w:t>
      </w:r>
    </w:p>
    <w:p w14:paraId="17AD93B2" w14:textId="77777777" w:rsidR="00E9428B" w:rsidRDefault="00E9428B"/>
    <w:p w14:paraId="74221CA3" w14:textId="77777777" w:rsidR="00E9428B" w:rsidRDefault="00C949D3">
      <w:pPr>
        <w:pStyle w:val="Heading3"/>
      </w:pPr>
      <w:r>
        <w:t>Action items — assets not handled by GEI</w:t>
      </w:r>
    </w:p>
    <w:p w14:paraId="0DE4B5B7" w14:textId="77777777" w:rsidR="00E9428B" w:rsidRDefault="00E9428B"/>
    <w:p w14:paraId="0794E59A" w14:textId="77777777" w:rsidR="00E9428B" w:rsidRDefault="00C949D3">
      <w:r>
        <w:t xml:space="preserve">Each item below is an explicit post-migration action. Owner and timing shown; run after </w:t>
      </w:r>
      <w:r>
        <w:rPr>
          <w:rFonts w:ascii="Consolas" w:hAnsi="Consolas"/>
          <w:sz w:val="20"/>
          <w:shd w:val="clear" w:color="auto" w:fill="F2F2F2"/>
        </w:rPr>
        <w:t>migrate-org.yml</w:t>
      </w:r>
      <w:r>
        <w:t xml:space="preserve"> reports success.</w:t>
      </w:r>
    </w:p>
    <w:p w14:paraId="66204FF1" w14:textId="77777777" w:rsidR="00E9428B" w:rsidRDefault="00E9428B"/>
    <w:p w14:paraId="194090AB" w14:textId="77777777" w:rsidR="00E9428B" w:rsidRDefault="00C949D3">
      <w:r>
        <w:rPr>
          <w:b/>
        </w:rPr>
        <w:t>AI-1 — Team membership</w:t>
      </w:r>
      <w:r>
        <w:t xml:space="preserve"> (Owner: Identity/IIQ · When: within 2h of cutover)</w:t>
      </w:r>
    </w:p>
    <w:p w14:paraId="42145E75" w14:textId="77777777" w:rsidR="00E9428B" w:rsidRDefault="00C949D3">
      <w:pPr>
        <w:ind w:left="360" w:hanging="320"/>
      </w:pPr>
      <w:r>
        <w:t>1.  Export source membership as the baseline for verification:</w:t>
      </w:r>
    </w:p>
    <w:p w14:paraId="3FC476AA" w14:textId="77777777" w:rsidR="00E9428B" w:rsidRDefault="00C949D3">
      <w:pPr>
        <w:pStyle w:val="CodeBlock"/>
      </w:pPr>
      <w:r>
        <w:t xml:space="preserve">   for t in $(gh api orgs/&lt;SOURCE_ORG&gt;/teams --paginate --jq '.[].slug'); do</w:t>
      </w:r>
    </w:p>
    <w:p w14:paraId="4456C318" w14:textId="77777777" w:rsidR="00E9428B" w:rsidRDefault="00C949D3">
      <w:pPr>
        <w:pStyle w:val="CodeBlock"/>
      </w:pPr>
      <w:r>
        <w:t xml:space="preserve">     gh api orgs/&lt;SOURCE_ORG&gt;/teams/$t/members --paginate --jq '.[].login' \</w:t>
      </w:r>
    </w:p>
    <w:p w14:paraId="13F89038" w14:textId="77777777" w:rsidR="00E9428B" w:rsidRDefault="00C949D3">
      <w:pPr>
        <w:pStyle w:val="CodeBlock"/>
      </w:pPr>
      <w:r>
        <w:t xml:space="preserve">       | sed "s/^/$t,/"</w:t>
      </w:r>
    </w:p>
    <w:p w14:paraId="2487F7E4" w14:textId="77777777" w:rsidR="00E9428B" w:rsidRDefault="00C949D3">
      <w:pPr>
        <w:pStyle w:val="CodeBlock"/>
      </w:pPr>
      <w:r>
        <w:t xml:space="preserve">   done &gt; team-membership-source.csv</w:t>
      </w:r>
    </w:p>
    <w:p w14:paraId="3F26F6C2" w14:textId="77777777" w:rsidR="00E9428B" w:rsidRDefault="00C949D3">
      <w:pPr>
        <w:ind w:left="360" w:hanging="320"/>
      </w:pPr>
      <w:r>
        <w:t>2.  Ensure one SCIM/IdP (AD) group exists per GitHub team; trigger IIQ provisioning.</w:t>
      </w:r>
    </w:p>
    <w:p w14:paraId="694BEC12" w14:textId="77777777" w:rsidR="00E9428B" w:rsidRDefault="00C949D3">
      <w:pPr>
        <w:ind w:left="360" w:hanging="320"/>
      </w:pPr>
      <w:r>
        <w:t>3.  Verify parity after SCIM sync:</w:t>
      </w:r>
    </w:p>
    <w:p w14:paraId="3B210CE7" w14:textId="77777777" w:rsidR="00E9428B" w:rsidRDefault="00C949D3">
      <w:pPr>
        <w:pStyle w:val="CodeBlock"/>
      </w:pPr>
      <w:r>
        <w:t xml:space="preserve">   for t in $(gh api orgs/&lt;DESTINATION_ORG&gt;/teams --paginate --jq '.[].slug'); do</w:t>
      </w:r>
    </w:p>
    <w:p w14:paraId="47AD143A" w14:textId="77777777" w:rsidR="00E9428B" w:rsidRDefault="00C949D3">
      <w:pPr>
        <w:pStyle w:val="CodeBlock"/>
      </w:pPr>
      <w:r>
        <w:t xml:space="preserve">     gh api orgs/&lt;DESTINATION_ORG&gt;/teams/$t/members --paginate --jq '.[].login' \</w:t>
      </w:r>
    </w:p>
    <w:p w14:paraId="68687B29" w14:textId="77777777" w:rsidR="00E9428B" w:rsidRDefault="00C949D3">
      <w:pPr>
        <w:pStyle w:val="CodeBlock"/>
      </w:pPr>
      <w:r>
        <w:t xml:space="preserve">       | sed "s/^/$t,/"</w:t>
      </w:r>
    </w:p>
    <w:p w14:paraId="7E498945" w14:textId="77777777" w:rsidR="00E9428B" w:rsidRDefault="00C949D3">
      <w:pPr>
        <w:pStyle w:val="CodeBlock"/>
      </w:pPr>
      <w:r>
        <w:t xml:space="preserve">   done &gt; team-membership-dest.csv</w:t>
      </w:r>
    </w:p>
    <w:p w14:paraId="3ED3706E" w14:textId="77777777" w:rsidR="00E9428B" w:rsidRDefault="00C949D3">
      <w:pPr>
        <w:pStyle w:val="CodeBlock"/>
      </w:pPr>
      <w:r>
        <w:t xml:space="preserve">   diff &lt;(sort team-membership-source.csv) &lt;(sort team-membership-dest.csv)</w:t>
      </w:r>
    </w:p>
    <w:p w14:paraId="7CF2AB97" w14:textId="77777777" w:rsidR="00E9428B" w:rsidRDefault="00C949D3">
      <w:pPr>
        <w:ind w:left="360" w:hanging="320"/>
      </w:pPr>
      <w:r>
        <w:t>4.  Any diff → reconcile the AD group membership (not manual GitHub adds where governed).</w:t>
      </w:r>
    </w:p>
    <w:p w14:paraId="2DBF0D7D" w14:textId="77777777" w:rsidR="00E9428B" w:rsidRDefault="00E9428B"/>
    <w:p w14:paraId="1E571CF9" w14:textId="77777777" w:rsidR="00E9428B" w:rsidRDefault="00C949D3">
      <w:r>
        <w:rPr>
          <w:b/>
        </w:rPr>
        <w:t>AI-2 — Org rulesets / variables / custom properties</w:t>
      </w:r>
      <w:r>
        <w:t xml:space="preserve"> (Owner: Migration eng · When: at cutover)</w:t>
      </w:r>
    </w:p>
    <w:p w14:paraId="6B0E304A" w14:textId="77777777" w:rsidR="00E9428B" w:rsidRDefault="00C949D3">
      <w:pPr>
        <w:ind w:left="360" w:hanging="320"/>
      </w:pPr>
      <w:r>
        <w:t xml:space="preserve">1.  Run with </w:t>
      </w:r>
      <w:r>
        <w:rPr>
          <w:rFonts w:ascii="Consolas" w:hAnsi="Consolas"/>
          <w:sz w:val="20"/>
          <w:shd w:val="clear" w:color="auto" w:fill="F2F2F2"/>
        </w:rPr>
        <w:t>migrate_rulesets</w:t>
      </w:r>
      <w:r>
        <w:t xml:space="preserve">, </w:t>
      </w:r>
      <w:r>
        <w:rPr>
          <w:rFonts w:ascii="Consolas" w:hAnsi="Consolas"/>
          <w:sz w:val="20"/>
          <w:shd w:val="clear" w:color="auto" w:fill="F2F2F2"/>
        </w:rPr>
        <w:t>migrate_variables</w:t>
      </w:r>
      <w:r>
        <w:t xml:space="preserve">, </w:t>
      </w:r>
      <w:r>
        <w:rPr>
          <w:rFonts w:ascii="Consolas" w:hAnsi="Consolas"/>
          <w:sz w:val="20"/>
          <w:shd w:val="clear" w:color="auto" w:fill="F2F2F2"/>
        </w:rPr>
        <w:t>migrate_custom_properties</w:t>
      </w:r>
      <w:r>
        <w:t xml:space="preserve"> = </w:t>
      </w:r>
      <w:r>
        <w:rPr>
          <w:rFonts w:ascii="Consolas" w:hAnsi="Consolas"/>
          <w:sz w:val="20"/>
          <w:shd w:val="clear" w:color="auto" w:fill="F2F2F2"/>
        </w:rPr>
        <w:t>true</w:t>
      </w:r>
      <w:r>
        <w:t xml:space="preserve"> (default) so </w:t>
      </w:r>
      <w:r>
        <w:rPr>
          <w:rFonts w:ascii="Consolas" w:hAnsi="Consolas"/>
          <w:sz w:val="20"/>
          <w:shd w:val="clear" w:color="auto" w:fill="F2F2F2"/>
        </w:rPr>
        <w:t>apply-org-assets</w:t>
      </w:r>
      <w:r>
        <w:t xml:space="preserve"> replays them.</w:t>
      </w:r>
    </w:p>
    <w:p w14:paraId="240D9645" w14:textId="77777777" w:rsidR="00E9428B" w:rsidRDefault="00C949D3">
      <w:pPr>
        <w:ind w:left="360" w:hanging="320"/>
      </w:pPr>
      <w:r>
        <w:t>2.  Verify counts match after the run:</w:t>
      </w:r>
    </w:p>
    <w:p w14:paraId="02739466" w14:textId="77777777" w:rsidR="00E9428B" w:rsidRDefault="00C949D3">
      <w:pPr>
        <w:pStyle w:val="CodeBlock"/>
      </w:pPr>
      <w:r>
        <w:t xml:space="preserve">   for res in rulesets actions/variables properties/schema; do</w:t>
      </w:r>
    </w:p>
    <w:p w14:paraId="01735D8E" w14:textId="77777777" w:rsidR="00E9428B" w:rsidRDefault="00C949D3">
      <w:pPr>
        <w:pStyle w:val="CodeBlock"/>
      </w:pPr>
      <w:r>
        <w:t xml:space="preserve">     s=$(gh api orgs/&lt;SOURCE_ORG&gt;/$res --paginate | jq 'length')</w:t>
      </w:r>
    </w:p>
    <w:p w14:paraId="4D2B5A6E" w14:textId="77777777" w:rsidR="00E9428B" w:rsidRDefault="00C949D3">
      <w:pPr>
        <w:pStyle w:val="CodeBlock"/>
      </w:pPr>
      <w:r>
        <w:t xml:space="preserve">     d=$(gh api orgs/&lt;DESTINATION_ORG&gt;/$res --paginate | jq 'length')</w:t>
      </w:r>
    </w:p>
    <w:p w14:paraId="45406508" w14:textId="77777777" w:rsidR="00E9428B" w:rsidRDefault="00C949D3">
      <w:pPr>
        <w:pStyle w:val="CodeBlock"/>
      </w:pPr>
      <w:r>
        <w:t xml:space="preserve">     echo "$res source=$s dest=$d"</w:t>
      </w:r>
    </w:p>
    <w:p w14:paraId="5199A3C5" w14:textId="77777777" w:rsidR="00E9428B" w:rsidRDefault="00C949D3">
      <w:pPr>
        <w:pStyle w:val="CodeBlock"/>
      </w:pPr>
      <w:r>
        <w:t xml:space="preserve">   done</w:t>
      </w:r>
    </w:p>
    <w:p w14:paraId="3E7DACF2" w14:textId="77777777" w:rsidR="00E9428B" w:rsidRDefault="00C949D3">
      <w:pPr>
        <w:ind w:left="360" w:hanging="320"/>
      </w:pPr>
      <w:r>
        <w:t xml:space="preserve">3.  </w:t>
      </w:r>
      <w:r>
        <w:rPr>
          <w:b/>
        </w:rPr>
        <w:t>Manually review ruleset bypass actors</w:t>
      </w:r>
      <w:r>
        <w:t xml:space="preserve"> (team/app IDs differ across orgs) — re-map to destination team IDs.</w:t>
      </w:r>
    </w:p>
    <w:p w14:paraId="6B62F1B3" w14:textId="77777777" w:rsidR="00E9428B" w:rsidRDefault="00E9428B"/>
    <w:p w14:paraId="5B1D5DA5" w14:textId="77777777" w:rsidR="00E9428B" w:rsidRDefault="00C949D3">
      <w:r>
        <w:rPr>
          <w:b/>
        </w:rPr>
        <w:t>AI-3 — Org / repo / environment secrets</w:t>
      </w:r>
      <w:r>
        <w:t xml:space="preserve"> (Owner: Migration eng + CyberArk · When: at cutover)</w:t>
      </w:r>
    </w:p>
    <w:p w14:paraId="547152D4" w14:textId="77777777" w:rsidR="00E9428B" w:rsidRDefault="00C949D3">
      <w:pPr>
        <w:ind w:left="360" w:hanging="320"/>
      </w:pPr>
      <w:r>
        <w:t xml:space="preserve">1.  Pull the </w:t>
      </w:r>
      <w:r>
        <w:rPr>
          <w:b/>
        </w:rPr>
        <w:t>Secrets (Manual Action Required)</w:t>
      </w:r>
      <w:r>
        <w:t xml:space="preserve"> table from the run summary.</w:t>
      </w:r>
    </w:p>
    <w:p w14:paraId="666A63F7" w14:textId="77777777" w:rsidR="00E9428B" w:rsidRDefault="00C949D3">
      <w:pPr>
        <w:ind w:left="360" w:hanging="320"/>
      </w:pPr>
      <w:r>
        <w:t>2.  Recreate values from CyberArk via the tool:</w:t>
      </w:r>
    </w:p>
    <w:p w14:paraId="500C8339" w14:textId="77777777" w:rsidR="00E9428B" w:rsidRDefault="00C949D3">
      <w:pPr>
        <w:pStyle w:val="CodeBlock"/>
      </w:pPr>
      <w:r>
        <w:t xml:space="preserve">   cd org-migration &amp;&amp; python main.py --config config.yml secrets</w:t>
      </w:r>
    </w:p>
    <w:p w14:paraId="5F39F047" w14:textId="77777777" w:rsidR="00E9428B" w:rsidRDefault="00C949D3">
      <w:pPr>
        <w:ind w:left="360" w:hanging="320"/>
      </w:pPr>
      <w:r>
        <w:t>3.  Verify names/scopes match (values are not readable):</w:t>
      </w:r>
    </w:p>
    <w:p w14:paraId="6703F281" w14:textId="77777777" w:rsidR="00E9428B" w:rsidRDefault="00C949D3">
      <w:pPr>
        <w:pStyle w:val="CodeBlock"/>
      </w:pPr>
      <w:r>
        <w:t xml:space="preserve">   diff &lt;(gh api orgs/&lt;SOURCE_ORG&gt;/actions/secrets --jq '.secrets[].name' | sort) \</w:t>
      </w:r>
    </w:p>
    <w:p w14:paraId="10EEDDB2" w14:textId="77777777" w:rsidR="00E9428B" w:rsidRDefault="00C949D3">
      <w:pPr>
        <w:pStyle w:val="CodeBlock"/>
      </w:pPr>
      <w:r>
        <w:t xml:space="preserve">        &lt;(gh api orgs/&lt;DESTINATION_ORG&gt;/actions/secrets --jq '.secrets[].name' | sort)</w:t>
      </w:r>
    </w:p>
    <w:p w14:paraId="7CD0950F" w14:textId="77777777" w:rsidR="00E9428B" w:rsidRDefault="00C949D3">
      <w:pPr>
        <w:ind w:left="360" w:hanging="320"/>
      </w:pPr>
      <w:r>
        <w:t>4.  Repeat per repo/environment for repos flagged in the report.</w:t>
      </w:r>
    </w:p>
    <w:p w14:paraId="02F2C34E" w14:textId="77777777" w:rsidR="00E9428B" w:rsidRDefault="00E9428B"/>
    <w:p w14:paraId="647A9BCA" w14:textId="77777777" w:rsidR="00E9428B" w:rsidRDefault="00C949D3">
      <w:commentRangeStart w:id="21"/>
      <w:commentRangeStart w:id="22"/>
      <w:r w:rsidRPr="0D0A495F">
        <w:rPr>
          <w:b/>
          <w:bCs/>
        </w:rPr>
        <w:t>AI-4 — Packages</w:t>
      </w:r>
      <w:commentRangeEnd w:id="21"/>
      <w:r w:rsidR="00345DA7">
        <w:rPr>
          <w:rStyle w:val="CommentReference"/>
          <w:sz w:val="22"/>
          <w:szCs w:val="20"/>
        </w:rPr>
        <w:commentReference w:id="21"/>
      </w:r>
      <w:commentRangeEnd w:id="22"/>
      <w:r>
        <w:rPr>
          <w:rStyle w:val="CommentReference"/>
          <w:sz w:val="22"/>
          <w:szCs w:val="20"/>
        </w:rPr>
        <w:commentReference w:id="22"/>
      </w:r>
      <w:r>
        <w:t xml:space="preserve"> (Owner: Migration eng · When: at cutover)</w:t>
      </w:r>
    </w:p>
    <w:p w14:paraId="11D4C17F" w14:textId="77777777" w:rsidR="00E9428B" w:rsidRDefault="00C949D3">
      <w:pPr>
        <w:ind w:left="360" w:hanging="320"/>
      </w:pPr>
      <w:r>
        <w:t>1.  Audit then migrate all ecosystems:</w:t>
      </w:r>
    </w:p>
    <w:p w14:paraId="5CD70550" w14:textId="77777777" w:rsidR="00E9428B" w:rsidRDefault="00C949D3">
      <w:pPr>
        <w:pStyle w:val="CodeBlock"/>
      </w:pPr>
      <w:r>
        <w:t xml:space="preserve">   python main.py --config config.yml packages</w:t>
      </w:r>
    </w:p>
    <w:p w14:paraId="7A45F595" w14:textId="77777777" w:rsidR="00E9428B" w:rsidRDefault="00C949D3">
      <w:pPr>
        <w:ind w:left="360" w:hanging="320"/>
      </w:pPr>
      <w:r>
        <w:t>2.  Spot-check container images resolve on the destination:</w:t>
      </w:r>
    </w:p>
    <w:p w14:paraId="5FEAFAD9" w14:textId="77777777" w:rsidR="00E9428B" w:rsidRDefault="00C949D3">
      <w:pPr>
        <w:pStyle w:val="CodeBlock"/>
      </w:pPr>
      <w:r>
        <w:t xml:space="preserve">   gh api /orgs/&lt;DESTINATION_ORG&gt;/packages?package_type=container --jq '.[].name'</w:t>
      </w:r>
    </w:p>
    <w:p w14:paraId="57300315" w14:textId="77777777" w:rsidR="00E9428B" w:rsidRDefault="00C949D3">
      <w:pPr>
        <w:ind w:left="360" w:hanging="320"/>
      </w:pPr>
      <w:r>
        <w:t>3.  Notify teams to update registry auth (</w:t>
      </w:r>
      <w:r>
        <w:rPr>
          <w:rFonts w:ascii="Consolas" w:hAnsi="Consolas"/>
          <w:sz w:val="20"/>
          <w:shd w:val="clear" w:color="auto" w:fill="F2F2F2"/>
        </w:rPr>
        <w:t>ghcr.io</w:t>
      </w:r>
      <w:r>
        <w:t xml:space="preserve"> / npm </w:t>
      </w:r>
      <w:r>
        <w:rPr>
          <w:rFonts w:ascii="Consolas" w:hAnsi="Consolas"/>
          <w:sz w:val="20"/>
          <w:shd w:val="clear" w:color="auto" w:fill="F2F2F2"/>
        </w:rPr>
        <w:t>.npmrc</w:t>
      </w:r>
      <w:r>
        <w:t xml:space="preserve"> scope) to </w:t>
      </w:r>
      <w:r>
        <w:rPr>
          <w:rFonts w:ascii="Consolas" w:hAnsi="Consolas"/>
          <w:sz w:val="20"/>
          <w:shd w:val="clear" w:color="auto" w:fill="F2F2F2"/>
        </w:rPr>
        <w:t>&lt;DESTINATION_ORG&gt;</w:t>
      </w:r>
      <w:r>
        <w:t>.</w:t>
      </w:r>
    </w:p>
    <w:p w14:paraId="65C9E62C" w14:textId="77777777" w:rsidR="002735BE" w:rsidRDefault="002735BE" w:rsidP="002735BE">
      <w:pPr>
        <w:ind w:left="360" w:hanging="320"/>
        <w:rPr>
          <w:ins w:id="23" w:author="Fabio Palumbo" w:date="2026-08-06T13:26:00Z" w16du:dateUtc="2026-08-06T16:26:00Z"/>
        </w:rPr>
      </w:pPr>
      <w:ins w:id="24" w:author="Fabio Palumbo" w:date="2026-08-06T13:26:00Z" w16du:dateUtc="2026-08-06T16:26:00Z">
        <w:r>
          <w:t xml:space="preserve">4.  </w:t>
        </w:r>
        <w:r>
          <w:rPr>
            <w:b/>
            <w:color w:val="C00000"/>
          </w:rPr>
          <w:t>All versions vs. latest-only [TBD — confirm with tool owner]:</w:t>
        </w:r>
        <w:r>
          <w:rPr>
            <w:color w:val="C00000"/>
          </w:rPr>
          <w:t xml:space="preserve"> verify whether </w:t>
        </w:r>
        <w:r>
          <w:rPr>
            <w:rFonts w:ascii="Consolas" w:hAnsi="Consolas"/>
            <w:color w:val="C00000"/>
            <w:sz w:val="20"/>
            <w:shd w:val="clear" w:color="auto" w:fill="F2F2F2"/>
          </w:rPr>
          <w:t>org-migration/ packages</w:t>
        </w:r>
        <w:r>
          <w:rPr>
            <w:color w:val="C00000"/>
          </w:rPr>
          <w:t xml:space="preserve"> copies </w:t>
        </w:r>
        <w:r>
          <w:rPr>
            <w:b/>
            <w:color w:val="C00000"/>
          </w:rPr>
          <w:t>every version</w:t>
        </w:r>
        <w:r>
          <w:rPr>
            <w:color w:val="C00000"/>
          </w:rPr>
          <w:t xml:space="preserve"> or only the latest of each package. Confirm before cutover and spot-check version counts:</w:t>
        </w:r>
      </w:ins>
    </w:p>
    <w:p w14:paraId="0D901FD2" w14:textId="77777777" w:rsidR="002735BE" w:rsidRDefault="002735BE" w:rsidP="002735BE">
      <w:pPr>
        <w:pStyle w:val="CodeBlock"/>
        <w:rPr>
          <w:ins w:id="25" w:author="Fabio Palumbo" w:date="2026-08-06T13:26:00Z" w16du:dateUtc="2026-08-06T16:26:00Z"/>
        </w:rPr>
      </w:pPr>
      <w:ins w:id="26" w:author="Fabio Palumbo" w:date="2026-08-06T13:26:00Z" w16du:dateUtc="2026-08-06T16:26:00Z">
        <w:r>
          <w:rPr>
            <w:color w:val="C00000"/>
          </w:rPr>
          <w:t xml:space="preserve">   for pt in container npm maven; do</w:t>
        </w:r>
      </w:ins>
    </w:p>
    <w:p w14:paraId="6D217C19" w14:textId="77777777" w:rsidR="002735BE" w:rsidRDefault="002735BE" w:rsidP="002735BE">
      <w:pPr>
        <w:pStyle w:val="CodeBlock"/>
        <w:rPr>
          <w:ins w:id="27" w:author="Fabio Palumbo" w:date="2026-08-06T13:26:00Z" w16du:dateUtc="2026-08-06T16:26:00Z"/>
        </w:rPr>
      </w:pPr>
      <w:ins w:id="28" w:author="Fabio Palumbo" w:date="2026-08-06T13:26:00Z" w16du:dateUtc="2026-08-06T16:26:00Z">
        <w:r>
          <w:rPr>
            <w:color w:val="C00000"/>
          </w:rPr>
          <w:t xml:space="preserve">     for pkg in $(gh api /orgs/&lt;SOURCE_ORG&gt;/packages?package_type=$pt --jq '.[].name'); do</w:t>
        </w:r>
      </w:ins>
    </w:p>
    <w:p w14:paraId="38A2CFDB" w14:textId="77777777" w:rsidR="002735BE" w:rsidRDefault="002735BE" w:rsidP="002735BE">
      <w:pPr>
        <w:pStyle w:val="CodeBlock"/>
        <w:rPr>
          <w:ins w:id="29" w:author="Fabio Palumbo" w:date="2026-08-06T13:26:00Z" w16du:dateUtc="2026-08-06T16:26:00Z"/>
        </w:rPr>
      </w:pPr>
      <w:ins w:id="30" w:author="Fabio Palumbo" w:date="2026-08-06T13:26:00Z" w16du:dateUtc="2026-08-06T16:26:00Z">
        <w:r>
          <w:rPr>
            <w:color w:val="C00000"/>
          </w:rPr>
          <w:t xml:space="preserve">       s=$(gh api "/orgs/&lt;SOURCE_ORG&gt;/packages/$pt/$pkg/versions" --paginate | jq 'length')</w:t>
        </w:r>
      </w:ins>
    </w:p>
    <w:p w14:paraId="590CD94D" w14:textId="77777777" w:rsidR="002735BE" w:rsidRDefault="002735BE" w:rsidP="002735BE">
      <w:pPr>
        <w:pStyle w:val="CodeBlock"/>
        <w:rPr>
          <w:ins w:id="31" w:author="Fabio Palumbo" w:date="2026-08-06T13:26:00Z" w16du:dateUtc="2026-08-06T16:26:00Z"/>
        </w:rPr>
      </w:pPr>
      <w:ins w:id="32" w:author="Fabio Palumbo" w:date="2026-08-06T13:26:00Z" w16du:dateUtc="2026-08-06T16:26:00Z">
        <w:r>
          <w:rPr>
            <w:color w:val="C00000"/>
          </w:rPr>
          <w:t xml:space="preserve">       d=$(gh api "/orgs/&lt;DESTINATION_ORG&gt;/packages/$pt/$pkg/versions" --paginate | jq 'length')</w:t>
        </w:r>
      </w:ins>
    </w:p>
    <w:p w14:paraId="5CF94985" w14:textId="77777777" w:rsidR="002735BE" w:rsidRDefault="002735BE" w:rsidP="002735BE">
      <w:pPr>
        <w:pStyle w:val="CodeBlock"/>
        <w:rPr>
          <w:ins w:id="33" w:author="Fabio Palumbo" w:date="2026-08-06T13:26:00Z" w16du:dateUtc="2026-08-06T16:26:00Z"/>
        </w:rPr>
      </w:pPr>
      <w:ins w:id="34" w:author="Fabio Palumbo" w:date="2026-08-06T13:26:00Z" w16du:dateUtc="2026-08-06T16:26:00Z">
        <w:r>
          <w:rPr>
            <w:color w:val="C00000"/>
          </w:rPr>
          <w:t xml:space="preserve">       echo "$pt/$pkg source=$s dest=$d"</w:t>
        </w:r>
      </w:ins>
    </w:p>
    <w:p w14:paraId="62865865" w14:textId="77777777" w:rsidR="002735BE" w:rsidRDefault="002735BE" w:rsidP="002735BE">
      <w:pPr>
        <w:pStyle w:val="CodeBlock"/>
        <w:rPr>
          <w:ins w:id="35" w:author="Fabio Palumbo" w:date="2026-08-06T13:26:00Z" w16du:dateUtc="2026-08-06T16:26:00Z"/>
        </w:rPr>
      </w:pPr>
      <w:ins w:id="36" w:author="Fabio Palumbo" w:date="2026-08-06T13:26:00Z" w16du:dateUtc="2026-08-06T16:26:00Z">
        <w:r>
          <w:rPr>
            <w:color w:val="C00000"/>
          </w:rPr>
          <w:t xml:space="preserve">     done</w:t>
        </w:r>
      </w:ins>
    </w:p>
    <w:p w14:paraId="56F9F5CE" w14:textId="77777777" w:rsidR="002735BE" w:rsidRDefault="002735BE" w:rsidP="002735BE">
      <w:pPr>
        <w:pStyle w:val="CodeBlock"/>
        <w:rPr>
          <w:ins w:id="37" w:author="Fabio Palumbo" w:date="2026-08-06T13:26:00Z" w16du:dateUtc="2026-08-06T16:26:00Z"/>
        </w:rPr>
      </w:pPr>
      <w:ins w:id="38" w:author="Fabio Palumbo" w:date="2026-08-06T13:26:00Z" w16du:dateUtc="2026-08-06T16:26:00Z">
        <w:r>
          <w:rPr>
            <w:color w:val="C00000"/>
          </w:rPr>
          <w:t xml:space="preserve">   done</w:t>
        </w:r>
      </w:ins>
    </w:p>
    <w:p w14:paraId="680A4E5D" w14:textId="77777777" w:rsidR="00E9428B" w:rsidRDefault="00E9428B"/>
    <w:p w14:paraId="79299D48" w14:textId="77777777" w:rsidR="00E9428B" w:rsidRDefault="00C949D3">
      <w:pPr>
        <w:rPr>
          <w:ins w:id="39" w:author="Fabio Palumbo" w:date="2026-08-06T13:26:00Z" w16du:dateUtc="2026-08-06T16:26:00Z"/>
        </w:rPr>
      </w:pPr>
      <w:r>
        <w:rPr>
          <w:b/>
        </w:rPr>
        <w:t>AI-5 — Self-hosted runners / runner groups</w:t>
      </w:r>
      <w:r>
        <w:t xml:space="preserve"> (Owner: Infra · When: cutover window)</w:t>
      </w:r>
    </w:p>
    <w:p w14:paraId="42534164" w14:textId="77777777" w:rsidR="00A15851" w:rsidRDefault="00A15851" w:rsidP="00A15851">
      <w:pPr>
        <w:pStyle w:val="Quote"/>
        <w:rPr>
          <w:ins w:id="40" w:author="Fabio Palumbo" w:date="2026-08-06T13:26:00Z" w16du:dateUtc="2026-08-06T16:26:00Z"/>
        </w:rPr>
      </w:pPr>
      <w:ins w:id="41" w:author="Fabio Palumbo" w:date="2026-08-06T13:26:00Z" w16du:dateUtc="2026-08-06T16:26:00Z">
        <w:r>
          <w:rPr>
            <w:b/>
            <w:color w:val="C00000"/>
          </w:rPr>
          <w:t>HealthSpring position (2026-08):</w:t>
        </w:r>
        <w:r>
          <w:rPr>
            <w:color w:val="C00000"/>
          </w:rPr>
          <w:t xml:space="preserve"> runners should </w:t>
        </w:r>
        <w:r>
          <w:rPr>
            <w:b/>
            <w:color w:val="C00000"/>
          </w:rPr>
          <w:t>not</w:t>
        </w:r>
        <w:r>
          <w:rPr>
            <w:color w:val="C00000"/>
          </w:rPr>
          <w:t xml:space="preserve"> need to be recreated — instead grant the </w:t>
        </w:r>
        <w:r>
          <w:rPr>
            <w:b/>
            <w:color w:val="C00000"/>
          </w:rPr>
          <w:t>HCSC account access to the HealthSpring network</w:t>
        </w:r>
        <w:r>
          <w:rPr>
            <w:color w:val="C00000"/>
          </w:rPr>
          <w:t xml:space="preserve"> so HCSC GitHub can reach the existing runners, keeping their </w:t>
        </w:r>
        <w:r>
          <w:rPr>
            <w:b/>
            <w:color w:val="C00000"/>
          </w:rPr>
          <w:t>original names/labels</w:t>
        </w:r>
        <w:r>
          <w:rPr>
            <w:color w:val="C00000"/>
          </w:rPr>
          <w:t xml:space="preserve">. Current runbook decision is still to </w:t>
        </w:r>
        <w:r>
          <w:rPr>
            <w:b/>
            <w:color w:val="C00000"/>
          </w:rPr>
          <w:t>duplicate the public runners</w:t>
        </w:r>
        <w:r>
          <w:rPr>
            <w:color w:val="C00000"/>
          </w:rPr>
          <w:t xml:space="preserve"> on the HCSC Enterprise (see Runners strategy). Both options are on the table; confirm the approach in the runner review before cutover. Whichever is chosen, </w:t>
        </w:r>
        <w:r>
          <w:rPr>
            <w:b/>
            <w:color w:val="C00000"/>
          </w:rPr>
          <w:t>verify migrated repos can see and use the runners before deregistering</w:t>
        </w:r>
        <w:r>
          <w:rPr>
            <w:color w:val="C00000"/>
          </w:rPr>
          <w:t xml:space="preserve"> the source runners.</w:t>
        </w:r>
      </w:ins>
    </w:p>
    <w:p w14:paraId="6BDF247F" w14:textId="77777777" w:rsidR="00A15851" w:rsidRDefault="00A15851"/>
    <w:p w14:paraId="699BE85B" w14:textId="77777777" w:rsidR="00A15851" w:rsidRDefault="7F4103D7">
      <w:pPr>
        <w:ind w:left="360" w:hanging="320"/>
        <w:rPr>
          <w:ins w:id="42" w:author="Fabio Palumbo" w:date="2026-08-06T13:26:00Z" w16du:dateUtc="2026-08-06T16:26:00Z"/>
          <w:rFonts w:ascii="Consolas" w:hAnsi="Consolas"/>
          <w:sz w:val="20"/>
          <w:shd w:val="clear" w:color="auto" w:fill="F2F2F2"/>
        </w:rPr>
      </w:pPr>
      <w:r>
        <w:t xml:space="preserve">1.  </w:t>
      </w:r>
      <w:commentRangeStart w:id="43"/>
      <w:commentRangeStart w:id="44"/>
      <w:r>
        <w:t xml:space="preserve">Recreate runner groups in </w:t>
      </w:r>
      <w:r w:rsidRPr="40F53618">
        <w:rPr>
          <w:rFonts w:ascii="Consolas" w:hAnsi="Consolas"/>
          <w:sz w:val="20"/>
          <w:shd w:val="clear" w:color="auto" w:fill="F2F2F2"/>
        </w:rPr>
        <w:t>&lt;DES</w:t>
      </w:r>
    </w:p>
    <w:p w14:paraId="1BAEAF0A" w14:textId="29D4F3DB" w:rsidR="00E9428B" w:rsidRDefault="7F4103D7">
      <w:pPr>
        <w:ind w:left="360" w:hanging="320"/>
      </w:pPr>
      <w:r w:rsidRPr="40F53618">
        <w:rPr>
          <w:rFonts w:ascii="Consolas" w:hAnsi="Consolas"/>
          <w:sz w:val="20"/>
          <w:shd w:val="clear" w:color="auto" w:fill="F2F2F2"/>
        </w:rPr>
        <w:t>TINATION_ORG&gt;</w:t>
      </w:r>
      <w:r>
        <w:t xml:space="preserve"> with matching names + access.</w:t>
      </w:r>
      <w:commentRangeEnd w:id="43"/>
      <w:r w:rsidR="00A15851">
        <w:rPr>
          <w:rStyle w:val="CommentReference"/>
          <w:sz w:val="22"/>
          <w:szCs w:val="20"/>
        </w:rPr>
        <w:commentReference w:id="43"/>
      </w:r>
      <w:commentRangeEnd w:id="44"/>
      <w:r w:rsidR="00C949D3">
        <w:rPr>
          <w:rStyle w:val="CommentReference"/>
          <w:sz w:val="22"/>
          <w:szCs w:val="20"/>
        </w:rPr>
        <w:commentReference w:id="44"/>
      </w:r>
    </w:p>
    <w:p w14:paraId="46429788" w14:textId="77777777" w:rsidR="00E9428B" w:rsidRDefault="00C949D3">
      <w:pPr>
        <w:ind w:left="360" w:hanging="320"/>
      </w:pPr>
      <w:r>
        <w:t xml:space="preserve">2.  On each host: </w:t>
      </w:r>
      <w:r>
        <w:rPr>
          <w:rFonts w:ascii="Consolas" w:hAnsi="Consolas"/>
          <w:sz w:val="20"/>
          <w:shd w:val="clear" w:color="auto" w:fill="F2F2F2"/>
        </w:rPr>
        <w:t>./config.sh remove --token &lt;old&gt;</w:t>
      </w:r>
      <w:r>
        <w:t xml:space="preserve"> then re-register:</w:t>
      </w:r>
    </w:p>
    <w:p w14:paraId="6708E431" w14:textId="77777777" w:rsidR="00E9428B" w:rsidRDefault="00C949D3">
      <w:pPr>
        <w:pStyle w:val="CodeBlock"/>
      </w:pPr>
      <w:r>
        <w:t xml:space="preserve">   ./config.sh --url https://github.com/&lt;DESTINATION_ORG&gt; --token &lt;new-token&gt; --labels &lt;same-labels&gt;</w:t>
      </w:r>
    </w:p>
    <w:p w14:paraId="25716E6C" w14:textId="77777777" w:rsidR="00E9428B" w:rsidRDefault="00C949D3">
      <w:pPr>
        <w:ind w:left="360" w:hanging="320"/>
      </w:pPr>
      <w:r>
        <w:t xml:space="preserve">3.  Verify all runners are online: </w:t>
      </w:r>
      <w:r>
        <w:rPr>
          <w:rFonts w:ascii="Consolas" w:hAnsi="Consolas"/>
          <w:sz w:val="20"/>
          <w:shd w:val="clear" w:color="auto" w:fill="F2F2F2"/>
        </w:rPr>
        <w:t>gh api orgs/&lt;DESTINATION_ORG&gt;/actions/runners --jq '.runners[] | {name,status}'</w:t>
      </w:r>
      <w:r>
        <w:t>.</w:t>
      </w:r>
    </w:p>
    <w:p w14:paraId="219C0A7A" w14:textId="77777777" w:rsidR="00E9428B" w:rsidRDefault="7F4103D7">
      <w:pPr>
        <w:ind w:left="360" w:hanging="320"/>
      </w:pPr>
      <w:r>
        <w:t xml:space="preserve">4.  </w:t>
      </w:r>
      <w:commentRangeStart w:id="45"/>
      <w:commentRangeStart w:id="46"/>
      <w:r>
        <w:t xml:space="preserve">Deregister the source-org runners after destination runners report </w:t>
      </w:r>
      <w:r w:rsidRPr="40F53618">
        <w:rPr>
          <w:rFonts w:ascii="Consolas" w:hAnsi="Consolas"/>
          <w:sz w:val="20"/>
          <w:shd w:val="clear" w:color="auto" w:fill="F2F2F2"/>
        </w:rPr>
        <w:t>online</w:t>
      </w:r>
      <w:r>
        <w:t>.</w:t>
      </w:r>
      <w:commentRangeEnd w:id="45"/>
      <w:r w:rsidR="00345DA7">
        <w:rPr>
          <w:rStyle w:val="CommentReference"/>
          <w:sz w:val="22"/>
          <w:szCs w:val="20"/>
        </w:rPr>
        <w:commentReference w:id="45"/>
      </w:r>
      <w:commentRangeEnd w:id="46"/>
      <w:r w:rsidR="00C949D3">
        <w:rPr>
          <w:rStyle w:val="CommentReference"/>
          <w:sz w:val="22"/>
          <w:szCs w:val="20"/>
        </w:rPr>
        <w:commentReference w:id="46"/>
      </w:r>
    </w:p>
    <w:p w14:paraId="19219836" w14:textId="77777777" w:rsidR="00E9428B" w:rsidRDefault="00E9428B"/>
    <w:p w14:paraId="38991B88" w14:textId="77777777" w:rsidR="00E9428B" w:rsidRDefault="00C949D3">
      <w:r>
        <w:rPr>
          <w:b/>
        </w:rPr>
        <w:t>AI-6 — Actions `uses:` cross-repo references</w:t>
      </w:r>
      <w:r>
        <w:t xml:space="preserve"> (Owner: Migration eng · When: after cutover confirmed)</w:t>
      </w:r>
    </w:p>
    <w:p w14:paraId="3F3B5719" w14:textId="77777777" w:rsidR="00E9428B" w:rsidRDefault="00C949D3">
      <w:pPr>
        <w:ind w:left="360" w:hanging="320"/>
      </w:pPr>
      <w:r>
        <w:t xml:space="preserve">1.  Sweep migrated repos: </w:t>
      </w:r>
      <w:r>
        <w:rPr>
          <w:rFonts w:ascii="Consolas" w:hAnsi="Consolas"/>
          <w:sz w:val="20"/>
          <w:shd w:val="clear" w:color="auto" w:fill="F2F2F2"/>
        </w:rPr>
        <w:t>grep -rn 'uses:\s*&lt;SOURCE_ORG&gt;/' .github/workflows/</w:t>
      </w:r>
      <w:r>
        <w:t>.</w:t>
      </w:r>
    </w:p>
    <w:p w14:paraId="6860F84B" w14:textId="77777777" w:rsidR="00E9428B" w:rsidRDefault="00C949D3">
      <w:pPr>
        <w:ind w:left="360" w:hanging="320"/>
      </w:pPr>
      <w:r>
        <w:t xml:space="preserve">2.  Batch-rewrite to </w:t>
      </w:r>
      <w:r>
        <w:rPr>
          <w:rFonts w:ascii="Consolas" w:hAnsi="Consolas"/>
          <w:sz w:val="20"/>
          <w:shd w:val="clear" w:color="auto" w:fill="F2F2F2"/>
        </w:rPr>
        <w:t>&lt;DESTINATION_ORG&gt;</w:t>
      </w:r>
      <w:r>
        <w:t xml:space="preserve"> (PR per repo), then confirm a test run of each affected workflow is green.</w:t>
      </w:r>
    </w:p>
    <w:p w14:paraId="296FEF7D" w14:textId="77777777" w:rsidR="00E9428B" w:rsidRDefault="00E9428B"/>
    <w:p w14:paraId="68E0C000" w14:textId="77777777" w:rsidR="00E9428B" w:rsidRDefault="7F4103D7">
      <w:r w:rsidRPr="40F53618">
        <w:rPr>
          <w:b/>
          <w:bCs/>
        </w:rPr>
        <w:t xml:space="preserve">AI-7 — </w:t>
      </w:r>
      <w:commentRangeStart w:id="47"/>
      <w:commentRangeStart w:id="48"/>
      <w:r w:rsidRPr="40F53618">
        <w:rPr>
          <w:b/>
          <w:bCs/>
        </w:rPr>
        <w:t>Org webhooks</w:t>
      </w:r>
      <w:r>
        <w:t xml:space="preserve"> (Owner: Migration eng · When: at cutover)</w:t>
      </w:r>
      <w:commentRangeEnd w:id="47"/>
      <w:r w:rsidR="00345DA7">
        <w:rPr>
          <w:rStyle w:val="CommentReference"/>
          <w:sz w:val="22"/>
          <w:szCs w:val="20"/>
        </w:rPr>
        <w:commentReference w:id="47"/>
      </w:r>
      <w:commentRangeEnd w:id="48"/>
      <w:r w:rsidR="00C949D3">
        <w:rPr>
          <w:rStyle w:val="CommentReference"/>
          <w:sz w:val="22"/>
          <w:szCs w:val="20"/>
        </w:rPr>
        <w:commentReference w:id="48"/>
      </w:r>
    </w:p>
    <w:p w14:paraId="293D1647" w14:textId="77777777" w:rsidR="00E9428B" w:rsidRDefault="00C949D3">
      <w:pPr>
        <w:ind w:left="360" w:hanging="320"/>
      </w:pPr>
      <w:r>
        <w:t xml:space="preserve">1.  GEI copies webhook config but leaves them </w:t>
      </w:r>
      <w:r>
        <w:rPr>
          <w:b/>
        </w:rPr>
        <w:t>inactive</w:t>
      </w:r>
      <w:r>
        <w:t xml:space="preserve"> with no secret.</w:t>
      </w:r>
    </w:p>
    <w:p w14:paraId="607E0689" w14:textId="77777777" w:rsidR="00E9428B" w:rsidRDefault="00C949D3">
      <w:pPr>
        <w:ind w:left="360" w:hanging="320"/>
      </w:pPr>
      <w:r>
        <w:t>2.  Re-set secrets and re-activate:</w:t>
      </w:r>
    </w:p>
    <w:p w14:paraId="74AE9412" w14:textId="77777777" w:rsidR="00E9428B" w:rsidRDefault="00C949D3">
      <w:pPr>
        <w:pStyle w:val="CodeBlock"/>
      </w:pPr>
      <w:r>
        <w:t xml:space="preserve">   gh api orgs/&lt;DESTINATION_ORG&gt;/hooks --jq '.[] | {id,active,url:.config.url}'</w:t>
      </w:r>
    </w:p>
    <w:p w14:paraId="5DD6064F" w14:textId="77777777" w:rsidR="00E9428B" w:rsidRDefault="00C949D3">
      <w:pPr>
        <w:pStyle w:val="CodeBlock"/>
      </w:pPr>
      <w:r>
        <w:t xml:space="preserve">   gh api -X PATCH orgs/&lt;DESTINATION_ORG&gt;/hooks/&lt;id&gt; -F active=true -f config[secret]=&lt;secret&gt;</w:t>
      </w:r>
    </w:p>
    <w:p w14:paraId="7CE645CE" w14:textId="77777777" w:rsidR="00D448E6" w:rsidRDefault="00D448E6" w:rsidP="00D448E6">
      <w:pPr>
        <w:ind w:left="360" w:hanging="320"/>
        <w:rPr>
          <w:ins w:id="49" w:author="Fabio Palumbo" w:date="2026-08-06T13:27:00Z" w16du:dateUtc="2026-08-06T16:27:00Z"/>
        </w:rPr>
      </w:pPr>
      <w:ins w:id="50" w:author="Fabio Palumbo" w:date="2026-08-06T13:27:00Z" w16du:dateUtc="2026-08-06T16:27:00Z">
        <w:r>
          <w:t xml:space="preserve">3.  </w:t>
        </w:r>
        <w:r>
          <w:rPr>
            <w:b/>
            <w:color w:val="C00000"/>
          </w:rPr>
          <w:t>Repo-level webhooks must also be accounted for</w:t>
        </w:r>
        <w:r>
          <w:rPr>
            <w:color w:val="C00000"/>
          </w:rPr>
          <w:t xml:space="preserve"> — GEI does not carry them. Recreate per repo, regenerate secrets, and verify delivery (tracked in DEVOPS-14836; see AI-9):</w:t>
        </w:r>
      </w:ins>
    </w:p>
    <w:p w14:paraId="2910EA1F" w14:textId="77777777" w:rsidR="00D448E6" w:rsidRDefault="00D448E6" w:rsidP="00D448E6">
      <w:pPr>
        <w:pStyle w:val="CodeBlock"/>
        <w:rPr>
          <w:ins w:id="51" w:author="Fabio Palumbo" w:date="2026-08-06T13:27:00Z" w16du:dateUtc="2026-08-06T16:27:00Z"/>
        </w:rPr>
      </w:pPr>
      <w:ins w:id="52" w:author="Fabio Palumbo" w:date="2026-08-06T13:27:00Z" w16du:dateUtc="2026-08-06T16:27:00Z">
        <w:r>
          <w:rPr>
            <w:color w:val="C00000"/>
          </w:rPr>
          <w:t xml:space="preserve">   while read -r repo; do</w:t>
        </w:r>
      </w:ins>
    </w:p>
    <w:p w14:paraId="08F26B86" w14:textId="77777777" w:rsidR="00D448E6" w:rsidRDefault="00D448E6" w:rsidP="00D448E6">
      <w:pPr>
        <w:pStyle w:val="CodeBlock"/>
        <w:rPr>
          <w:ins w:id="53" w:author="Fabio Palumbo" w:date="2026-08-06T13:27:00Z" w16du:dateUtc="2026-08-06T16:27:00Z"/>
        </w:rPr>
      </w:pPr>
      <w:ins w:id="54" w:author="Fabio Palumbo" w:date="2026-08-06T13:27:00Z" w16du:dateUtc="2026-08-06T16:27:00Z">
        <w:r>
          <w:rPr>
            <w:color w:val="C00000"/>
          </w:rPr>
          <w:t xml:space="preserve">     gh api repos/&lt;SOURCE_ORG&gt;/$repo/hooks --jq '.[] | {events,url:.config.url,content_type:.config.content_type}' \</w:t>
        </w:r>
      </w:ins>
    </w:p>
    <w:p w14:paraId="5713B95D" w14:textId="77777777" w:rsidR="00D448E6" w:rsidRDefault="00D448E6" w:rsidP="00D448E6">
      <w:pPr>
        <w:pStyle w:val="CodeBlock"/>
        <w:rPr>
          <w:ins w:id="55" w:author="Fabio Palumbo" w:date="2026-08-06T13:27:00Z" w16du:dateUtc="2026-08-06T16:27:00Z"/>
        </w:rPr>
      </w:pPr>
      <w:ins w:id="56" w:author="Fabio Palumbo" w:date="2026-08-06T13:27:00Z" w16du:dateUtc="2026-08-06T16:27:00Z">
        <w:r>
          <w:rPr>
            <w:color w:val="C00000"/>
          </w:rPr>
          <w:t xml:space="preserve">       | while read -r h; do</w:t>
        </w:r>
      </w:ins>
    </w:p>
    <w:p w14:paraId="2ABAFBC7" w14:textId="77777777" w:rsidR="00D448E6" w:rsidRDefault="00D448E6" w:rsidP="00D448E6">
      <w:pPr>
        <w:pStyle w:val="CodeBlock"/>
        <w:rPr>
          <w:ins w:id="57" w:author="Fabio Palumbo" w:date="2026-08-06T13:27:00Z" w16du:dateUtc="2026-08-06T16:27:00Z"/>
        </w:rPr>
      </w:pPr>
      <w:ins w:id="58" w:author="Fabio Palumbo" w:date="2026-08-06T13:27:00Z" w16du:dateUtc="2026-08-06T16:27:00Z">
        <w:r>
          <w:rPr>
            <w:color w:val="C00000"/>
          </w:rPr>
          <w:t xml:space="preserve">           gh api -X POST repos/&lt;DESTINATION_ORG&gt;/$repo/hooks -f name=web \</w:t>
        </w:r>
      </w:ins>
    </w:p>
    <w:p w14:paraId="6259D6B6" w14:textId="77777777" w:rsidR="00D448E6" w:rsidRDefault="00D448E6" w:rsidP="00D448E6">
      <w:pPr>
        <w:pStyle w:val="CodeBlock"/>
        <w:rPr>
          <w:ins w:id="59" w:author="Fabio Palumbo" w:date="2026-08-06T13:27:00Z" w16du:dateUtc="2026-08-06T16:27:00Z"/>
        </w:rPr>
      </w:pPr>
      <w:ins w:id="60" w:author="Fabio Palumbo" w:date="2026-08-06T13:27:00Z" w16du:dateUtc="2026-08-06T16:27:00Z">
        <w:r>
          <w:rPr>
            <w:color w:val="C00000"/>
          </w:rPr>
          <w:t xml:space="preserve">             -f "config[url]=$(jq -r .url &lt;&lt;&lt;"$h")" -f "config[secret]=&lt;secret&gt;" -f active=true</w:t>
        </w:r>
      </w:ins>
    </w:p>
    <w:p w14:paraId="2B8EE0A8" w14:textId="77777777" w:rsidR="00D448E6" w:rsidRDefault="00D448E6" w:rsidP="00D448E6">
      <w:pPr>
        <w:pStyle w:val="CodeBlock"/>
        <w:rPr>
          <w:ins w:id="61" w:author="Fabio Palumbo" w:date="2026-08-06T13:27:00Z" w16du:dateUtc="2026-08-06T16:27:00Z"/>
        </w:rPr>
      </w:pPr>
      <w:ins w:id="62" w:author="Fabio Palumbo" w:date="2026-08-06T13:27:00Z" w16du:dateUtc="2026-08-06T16:27:00Z">
        <w:r>
          <w:rPr>
            <w:color w:val="C00000"/>
          </w:rPr>
          <w:t xml:space="preserve">         done</w:t>
        </w:r>
      </w:ins>
    </w:p>
    <w:p w14:paraId="234D4D06" w14:textId="77777777" w:rsidR="00D448E6" w:rsidRDefault="00D448E6" w:rsidP="00D448E6">
      <w:pPr>
        <w:pStyle w:val="CodeBlock"/>
        <w:rPr>
          <w:ins w:id="63" w:author="Fabio Palumbo" w:date="2026-08-06T13:27:00Z" w16du:dateUtc="2026-08-06T16:27:00Z"/>
        </w:rPr>
      </w:pPr>
      <w:ins w:id="64" w:author="Fabio Palumbo" w:date="2026-08-06T13:27:00Z" w16du:dateUtc="2026-08-06T16:27:00Z">
        <w:r>
          <w:rPr>
            <w:color w:val="C00000"/>
          </w:rPr>
          <w:t xml:space="preserve">   done &lt; repos.txt</w:t>
        </w:r>
      </w:ins>
    </w:p>
    <w:p w14:paraId="7194DBDC" w14:textId="77777777" w:rsidR="00E9428B" w:rsidRDefault="00E9428B"/>
    <w:p w14:paraId="70F9F61E" w14:textId="77777777" w:rsidR="00E9428B" w:rsidRDefault="00C949D3">
      <w:r>
        <w:rPr>
          <w:b/>
        </w:rPr>
        <w:t>AI-8 — GHAS alert state / deploy keys / run history</w:t>
      </w:r>
      <w:r>
        <w:t xml:space="preserve"> (Owner: Security + repo owners · When: post-cutover)</w:t>
      </w:r>
    </w:p>
    <w:p w14:paraId="7F04F593" w14:textId="77777777" w:rsidR="00E9428B" w:rsidRDefault="00C949D3">
      <w:pPr>
        <w:ind w:left="360" w:hanging="320"/>
      </w:pPr>
      <w:r>
        <w:t xml:space="preserve">1.  GHAS </w:t>
      </w:r>
      <w:r>
        <w:rPr>
          <w:b/>
        </w:rPr>
        <w:t>alert history does not migrate</w:t>
      </w:r>
      <w:r>
        <w:t xml:space="preserve"> — enable GHAS (see GHAS section) and let scans repopulate; do not treat as regressions.</w:t>
      </w:r>
    </w:p>
    <w:p w14:paraId="74689D83" w14:textId="77777777" w:rsidR="00E9428B" w:rsidRDefault="00C949D3">
      <w:pPr>
        <w:ind w:left="360" w:hanging="320"/>
      </w:pPr>
      <w:r>
        <w:t xml:space="preserve">2.  Recreate </w:t>
      </w:r>
      <w:r>
        <w:rPr>
          <w:b/>
        </w:rPr>
        <w:t>deploy keys</w:t>
      </w:r>
      <w:r>
        <w:t xml:space="preserve"> per repo where used: </w:t>
      </w:r>
      <w:r>
        <w:rPr>
          <w:rFonts w:ascii="Consolas" w:hAnsi="Consolas"/>
          <w:sz w:val="20"/>
          <w:shd w:val="clear" w:color="auto" w:fill="F2F2F2"/>
        </w:rPr>
        <w:t>gh api -X POST repos/&lt;DESTINATION_ORG&gt;/&lt;repo&gt;/keys -f title=... -f key=...</w:t>
      </w:r>
      <w:r>
        <w:t>.</w:t>
      </w:r>
    </w:p>
    <w:p w14:paraId="002A0A27" w14:textId="77777777" w:rsidR="00E9428B" w:rsidRDefault="00C949D3">
      <w:pPr>
        <w:ind w:left="360" w:hanging="320"/>
      </w:pPr>
      <w:r>
        <w:t xml:space="preserve">3.  Workflow </w:t>
      </w:r>
      <w:r>
        <w:rPr>
          <w:b/>
        </w:rPr>
        <w:t>run history</w:t>
      </w:r>
      <w:r>
        <w:t xml:space="preserve"> is not migrated — archive source logs before decommission if retention requires it.</w:t>
      </w:r>
    </w:p>
    <w:p w14:paraId="40C400B8" w14:textId="77777777" w:rsidR="003C1055" w:rsidRDefault="003C1055" w:rsidP="003C1055">
      <w:pPr>
        <w:rPr>
          <w:ins w:id="65" w:author="Fabio Palumbo" w:date="2026-08-06T13:27:00Z" w16du:dateUtc="2026-08-06T16:27:00Z"/>
        </w:rPr>
      </w:pPr>
      <w:ins w:id="66" w:author="Fabio Palumbo" w:date="2026-08-06T13:27:00Z" w16du:dateUtc="2026-08-06T16:27:00Z">
        <w:r>
          <w:rPr>
            <w:b/>
            <w:color w:val="C00000"/>
          </w:rPr>
          <w:t>AI-9 — Repo-level rulesets / variables / webhooks</w:t>
        </w:r>
        <w:r>
          <w:rPr>
            <w:color w:val="C00000"/>
          </w:rPr>
          <w:t xml:space="preserve"> (Owner: Migration eng · When: at cutover)</w:t>
        </w:r>
      </w:ins>
    </w:p>
    <w:p w14:paraId="3A5C79A5" w14:textId="77777777" w:rsidR="003C1055" w:rsidRDefault="003C1055" w:rsidP="003C1055">
      <w:pPr>
        <w:rPr>
          <w:ins w:id="67" w:author="Fabio Palumbo" w:date="2026-08-06T13:27:00Z" w16du:dateUtc="2026-08-06T16:27:00Z"/>
        </w:rPr>
      </w:pPr>
    </w:p>
    <w:p w14:paraId="08B390E0" w14:textId="77777777" w:rsidR="003C1055" w:rsidRDefault="003C1055" w:rsidP="003C1055">
      <w:pPr>
        <w:pStyle w:val="Quote"/>
        <w:rPr>
          <w:ins w:id="68" w:author="Fabio Palumbo" w:date="2026-08-06T13:27:00Z" w16du:dateUtc="2026-08-06T16:27:00Z"/>
        </w:rPr>
      </w:pPr>
      <w:ins w:id="69" w:author="Fabio Palumbo" w:date="2026-08-06T13:27:00Z" w16du:dateUtc="2026-08-06T16:27:00Z">
        <w:r>
          <w:rPr>
            <w:color w:val="C00000"/>
          </w:rPr>
          <w:t xml:space="preserve">GEI and </w:t>
        </w:r>
        <w:r>
          <w:rPr>
            <w:rFonts w:ascii="Consolas" w:hAnsi="Consolas"/>
            <w:color w:val="C00000"/>
            <w:sz w:val="20"/>
            <w:shd w:val="clear" w:color="auto" w:fill="F2F2F2"/>
          </w:rPr>
          <w:t>migrate-org.yml</w:t>
        </w:r>
        <w:r>
          <w:rPr>
            <w:color w:val="C00000"/>
          </w:rPr>
          <w:t xml:space="preserve"> only replay </w:t>
        </w:r>
        <w:r>
          <w:rPr>
            <w:b/>
            <w:color w:val="C00000"/>
          </w:rPr>
          <w:t>org-level</w:t>
        </w:r>
        <w:r>
          <w:rPr>
            <w:color w:val="C00000"/>
          </w:rPr>
          <w:t xml:space="preserve"> rulesets/variables. </w:t>
        </w:r>
        <w:r>
          <w:rPr>
            <w:b/>
            <w:color w:val="C00000"/>
          </w:rPr>
          <w:t>Repo-level</w:t>
        </w:r>
        <w:r>
          <w:rPr>
            <w:color w:val="C00000"/>
          </w:rPr>
          <w:t xml:space="preserve"> rulesets, repo-level Actions variables, and repo-level webhooks are </w:t>
        </w:r>
        <w:r>
          <w:rPr>
            <w:b/>
            <w:color w:val="C00000"/>
          </w:rPr>
          <w:t>not</w:t>
        </w:r>
        <w:r>
          <w:rPr>
            <w:color w:val="C00000"/>
          </w:rPr>
          <w:t xml:space="preserve"> carried and must be replayed per repo. Known scope so far: </w:t>
        </w:r>
        <w:r>
          <w:rPr>
            <w:b/>
            <w:color w:val="C00000"/>
          </w:rPr>
          <w:t>66 repos with variables</w:t>
        </w:r>
        <w:r>
          <w:rPr>
            <w:color w:val="C00000"/>
          </w:rPr>
          <w:t xml:space="preserve"> (source count, 2026-08). Tracked in Jira DEVOPS-14835 (repo variables) / DEVOPS-14836 (repo webhooks); a repo-</w:t>
        </w:r>
        <w:r>
          <w:rPr>
            <w:b/>
            <w:color w:val="C00000"/>
          </w:rPr>
          <w:t>ruleset</w:t>
        </w:r>
        <w:r>
          <w:rPr>
            <w:color w:val="C00000"/>
          </w:rPr>
          <w:t xml:space="preserve"> task is still to be raised.</w:t>
        </w:r>
      </w:ins>
    </w:p>
    <w:p w14:paraId="6BC9A45C" w14:textId="77777777" w:rsidR="003C1055" w:rsidRDefault="003C1055" w:rsidP="003C1055">
      <w:pPr>
        <w:rPr>
          <w:ins w:id="70" w:author="Fabio Palumbo" w:date="2026-08-06T13:27:00Z" w16du:dateUtc="2026-08-06T16:27:00Z"/>
        </w:rPr>
      </w:pPr>
    </w:p>
    <w:p w14:paraId="31B34619" w14:textId="77777777" w:rsidR="003C1055" w:rsidRDefault="003C1055" w:rsidP="003C1055">
      <w:pPr>
        <w:ind w:left="360" w:hanging="320"/>
        <w:rPr>
          <w:ins w:id="71" w:author="Fabio Palumbo" w:date="2026-08-06T13:27:00Z" w16du:dateUtc="2026-08-06T16:27:00Z"/>
        </w:rPr>
      </w:pPr>
      <w:ins w:id="72" w:author="Fabio Palumbo" w:date="2026-08-06T13:27:00Z" w16du:dateUtc="2026-08-06T16:27:00Z">
        <w:r>
          <w:t xml:space="preserve">1.  </w:t>
        </w:r>
        <w:r>
          <w:rPr>
            <w:b/>
            <w:color w:val="C00000"/>
          </w:rPr>
          <w:t>Repo rulesets</w:t>
        </w:r>
        <w:r>
          <w:rPr>
            <w:color w:val="C00000"/>
          </w:rPr>
          <w:t xml:space="preserve"> — replay per repo (same strip-and-replay pattern as org rulesets; re-map bypass actors afterward):</w:t>
        </w:r>
      </w:ins>
    </w:p>
    <w:p w14:paraId="4594FD7B" w14:textId="77777777" w:rsidR="003C1055" w:rsidRDefault="003C1055" w:rsidP="003C1055">
      <w:pPr>
        <w:pStyle w:val="CodeBlock"/>
        <w:rPr>
          <w:ins w:id="73" w:author="Fabio Palumbo" w:date="2026-08-06T13:27:00Z" w16du:dateUtc="2026-08-06T16:27:00Z"/>
        </w:rPr>
      </w:pPr>
      <w:ins w:id="74" w:author="Fabio Palumbo" w:date="2026-08-06T13:27:00Z" w16du:dateUtc="2026-08-06T16:27:00Z">
        <w:r>
          <w:rPr>
            <w:color w:val="C00000"/>
          </w:rPr>
          <w:t xml:space="preserve">   while read -r repo; do</w:t>
        </w:r>
      </w:ins>
    </w:p>
    <w:p w14:paraId="7FCD2DB3" w14:textId="77777777" w:rsidR="003C1055" w:rsidRDefault="003C1055" w:rsidP="003C1055">
      <w:pPr>
        <w:pStyle w:val="CodeBlock"/>
        <w:rPr>
          <w:ins w:id="75" w:author="Fabio Palumbo" w:date="2026-08-06T13:27:00Z" w16du:dateUtc="2026-08-06T16:27:00Z"/>
        </w:rPr>
      </w:pPr>
      <w:ins w:id="76" w:author="Fabio Palumbo" w:date="2026-08-06T13:27:00Z" w16du:dateUtc="2026-08-06T16:27:00Z">
        <w:r>
          <w:rPr>
            <w:color w:val="C00000"/>
          </w:rPr>
          <w:t xml:space="preserve">     gh api repos/&lt;SOURCE_ORG&gt;/$repo/rulesets --jq '.[].id' | while read -r id; do</w:t>
        </w:r>
      </w:ins>
    </w:p>
    <w:p w14:paraId="7D5F19F2" w14:textId="77777777" w:rsidR="003C1055" w:rsidRDefault="003C1055" w:rsidP="003C1055">
      <w:pPr>
        <w:pStyle w:val="CodeBlock"/>
        <w:rPr>
          <w:ins w:id="77" w:author="Fabio Palumbo" w:date="2026-08-06T13:27:00Z" w16du:dateUtc="2026-08-06T16:27:00Z"/>
        </w:rPr>
      </w:pPr>
      <w:ins w:id="78" w:author="Fabio Palumbo" w:date="2026-08-06T13:27:00Z" w16du:dateUtc="2026-08-06T16:27:00Z">
        <w:r>
          <w:rPr>
            <w:color w:val="C00000"/>
          </w:rPr>
          <w:t xml:space="preserve">       gh api repos/&lt;SOURCE_ORG&gt;/$repo/rulesets/$id \</w:t>
        </w:r>
      </w:ins>
    </w:p>
    <w:p w14:paraId="447344BC" w14:textId="77777777" w:rsidR="003C1055" w:rsidRDefault="003C1055" w:rsidP="003C1055">
      <w:pPr>
        <w:pStyle w:val="CodeBlock"/>
        <w:rPr>
          <w:ins w:id="79" w:author="Fabio Palumbo" w:date="2026-08-06T13:27:00Z" w16du:dateUtc="2026-08-06T16:27:00Z"/>
        </w:rPr>
      </w:pPr>
      <w:ins w:id="80" w:author="Fabio Palumbo" w:date="2026-08-06T13:27:00Z" w16du:dateUtc="2026-08-06T16:27:00Z">
        <w:r>
          <w:rPr>
            <w:color w:val="C00000"/>
          </w:rPr>
          <w:t xml:space="preserve">         | jq 'del(.id,.node_id,._links,.source,.source_type,.created_at,.updated_at)' \</w:t>
        </w:r>
      </w:ins>
    </w:p>
    <w:p w14:paraId="1520C8D3" w14:textId="77777777" w:rsidR="003C1055" w:rsidRDefault="003C1055" w:rsidP="003C1055">
      <w:pPr>
        <w:pStyle w:val="CodeBlock"/>
        <w:rPr>
          <w:ins w:id="81" w:author="Fabio Palumbo" w:date="2026-08-06T13:27:00Z" w16du:dateUtc="2026-08-06T16:27:00Z"/>
        </w:rPr>
      </w:pPr>
      <w:ins w:id="82" w:author="Fabio Palumbo" w:date="2026-08-06T13:27:00Z" w16du:dateUtc="2026-08-06T16:27:00Z">
        <w:r>
          <w:rPr>
            <w:color w:val="C00000"/>
          </w:rPr>
          <w:t xml:space="preserve">         | gh api -X POST repos/&lt;DESTINATION_ORG&gt;/$repo/rulesets --input - \</w:t>
        </w:r>
      </w:ins>
    </w:p>
    <w:p w14:paraId="25C5090A" w14:textId="77777777" w:rsidR="003C1055" w:rsidRDefault="003C1055" w:rsidP="003C1055">
      <w:pPr>
        <w:pStyle w:val="CodeBlock"/>
        <w:rPr>
          <w:ins w:id="83" w:author="Fabio Palumbo" w:date="2026-08-06T13:27:00Z" w16du:dateUtc="2026-08-06T16:27:00Z"/>
        </w:rPr>
      </w:pPr>
      <w:ins w:id="84" w:author="Fabio Palumbo" w:date="2026-08-06T13:27:00Z" w16du:dateUtc="2026-08-06T16:27:00Z">
        <w:r>
          <w:rPr>
            <w:color w:val="C00000"/>
          </w:rPr>
          <w:t xml:space="preserve">         || echo "ruleset replay failed/exists: $repo/$id"</w:t>
        </w:r>
      </w:ins>
    </w:p>
    <w:p w14:paraId="12F89BED" w14:textId="77777777" w:rsidR="003C1055" w:rsidRDefault="003C1055" w:rsidP="003C1055">
      <w:pPr>
        <w:pStyle w:val="CodeBlock"/>
        <w:rPr>
          <w:ins w:id="85" w:author="Fabio Palumbo" w:date="2026-08-06T13:27:00Z" w16du:dateUtc="2026-08-06T16:27:00Z"/>
        </w:rPr>
      </w:pPr>
      <w:ins w:id="86" w:author="Fabio Palumbo" w:date="2026-08-06T13:27:00Z" w16du:dateUtc="2026-08-06T16:27:00Z">
        <w:r>
          <w:rPr>
            <w:color w:val="C00000"/>
          </w:rPr>
          <w:t xml:space="preserve">     done</w:t>
        </w:r>
      </w:ins>
    </w:p>
    <w:p w14:paraId="66829E06" w14:textId="77777777" w:rsidR="003C1055" w:rsidRDefault="003C1055" w:rsidP="003C1055">
      <w:pPr>
        <w:pStyle w:val="CodeBlock"/>
        <w:rPr>
          <w:ins w:id="87" w:author="Fabio Palumbo" w:date="2026-08-06T13:27:00Z" w16du:dateUtc="2026-08-06T16:27:00Z"/>
        </w:rPr>
      </w:pPr>
      <w:ins w:id="88" w:author="Fabio Palumbo" w:date="2026-08-06T13:27:00Z" w16du:dateUtc="2026-08-06T16:27:00Z">
        <w:r>
          <w:rPr>
            <w:color w:val="C00000"/>
          </w:rPr>
          <w:t xml:space="preserve">   done &lt; repos.txt   # 422 =&gt; already exists (benign); review bypass actors</w:t>
        </w:r>
      </w:ins>
    </w:p>
    <w:p w14:paraId="3BF53E99" w14:textId="77777777" w:rsidR="003C1055" w:rsidRDefault="003C1055" w:rsidP="003C1055">
      <w:pPr>
        <w:ind w:left="360" w:hanging="320"/>
        <w:rPr>
          <w:ins w:id="89" w:author="Fabio Palumbo" w:date="2026-08-06T13:27:00Z" w16du:dateUtc="2026-08-06T16:27:00Z"/>
        </w:rPr>
      </w:pPr>
      <w:ins w:id="90" w:author="Fabio Palumbo" w:date="2026-08-06T13:27:00Z" w16du:dateUtc="2026-08-06T16:27:00Z">
        <w:r>
          <w:t xml:space="preserve">2.  </w:t>
        </w:r>
        <w:r>
          <w:rPr>
            <w:b/>
            <w:color w:val="C00000"/>
          </w:rPr>
          <w:t>Repo variables</w:t>
        </w:r>
        <w:r>
          <w:rPr>
            <w:color w:val="C00000"/>
          </w:rPr>
          <w:t xml:space="preserve"> — values are readable, so copy in full:</w:t>
        </w:r>
      </w:ins>
    </w:p>
    <w:p w14:paraId="4A6F3512" w14:textId="77777777" w:rsidR="003C1055" w:rsidRDefault="003C1055" w:rsidP="003C1055">
      <w:pPr>
        <w:pStyle w:val="CodeBlock"/>
        <w:rPr>
          <w:ins w:id="91" w:author="Fabio Palumbo" w:date="2026-08-06T13:27:00Z" w16du:dateUtc="2026-08-06T16:27:00Z"/>
        </w:rPr>
      </w:pPr>
      <w:ins w:id="92" w:author="Fabio Palumbo" w:date="2026-08-06T13:27:00Z" w16du:dateUtc="2026-08-06T16:27:00Z">
        <w:r>
          <w:rPr>
            <w:color w:val="C00000"/>
          </w:rPr>
          <w:t xml:space="preserve">   while read -r repo; do</w:t>
        </w:r>
      </w:ins>
    </w:p>
    <w:p w14:paraId="2753C3F0" w14:textId="77777777" w:rsidR="003C1055" w:rsidRDefault="003C1055" w:rsidP="003C1055">
      <w:pPr>
        <w:pStyle w:val="CodeBlock"/>
        <w:rPr>
          <w:ins w:id="93" w:author="Fabio Palumbo" w:date="2026-08-06T13:27:00Z" w16du:dateUtc="2026-08-06T16:27:00Z"/>
        </w:rPr>
      </w:pPr>
      <w:ins w:id="94" w:author="Fabio Palumbo" w:date="2026-08-06T13:27:00Z" w16du:dateUtc="2026-08-06T16:27:00Z">
        <w:r>
          <w:rPr>
            <w:color w:val="C00000"/>
          </w:rPr>
          <w:t xml:space="preserve">     gh api repos/&lt;SOURCE_ORG&gt;/$repo/actions/variables --paginate --jq '.variables[]' \</w:t>
        </w:r>
      </w:ins>
    </w:p>
    <w:p w14:paraId="5390A434" w14:textId="77777777" w:rsidR="003C1055" w:rsidRDefault="003C1055" w:rsidP="003C1055">
      <w:pPr>
        <w:pStyle w:val="CodeBlock"/>
        <w:rPr>
          <w:ins w:id="95" w:author="Fabio Palumbo" w:date="2026-08-06T13:27:00Z" w16du:dateUtc="2026-08-06T16:27:00Z"/>
        </w:rPr>
      </w:pPr>
      <w:ins w:id="96" w:author="Fabio Palumbo" w:date="2026-08-06T13:27:00Z" w16du:dateUtc="2026-08-06T16:27:00Z">
        <w:r>
          <w:rPr>
            <w:color w:val="C00000"/>
          </w:rPr>
          <w:t xml:space="preserve">       | jq -c '{name,value}' | while read -r v; do</w:t>
        </w:r>
      </w:ins>
    </w:p>
    <w:p w14:paraId="6EF84CCF" w14:textId="77777777" w:rsidR="003C1055" w:rsidRDefault="003C1055" w:rsidP="003C1055">
      <w:pPr>
        <w:pStyle w:val="CodeBlock"/>
        <w:rPr>
          <w:ins w:id="97" w:author="Fabio Palumbo" w:date="2026-08-06T13:27:00Z" w16du:dateUtc="2026-08-06T16:27:00Z"/>
        </w:rPr>
      </w:pPr>
      <w:ins w:id="98" w:author="Fabio Palumbo" w:date="2026-08-06T13:27:00Z" w16du:dateUtc="2026-08-06T16:27:00Z">
        <w:r>
          <w:rPr>
            <w:color w:val="C00000"/>
          </w:rPr>
          <w:t xml:space="preserve">           n=$(jq -r .name &lt;&lt;&lt;"$v"); val=$(jq -r .value &lt;&lt;&lt;"$v")</w:t>
        </w:r>
      </w:ins>
    </w:p>
    <w:p w14:paraId="46A78CF2" w14:textId="77777777" w:rsidR="003C1055" w:rsidRDefault="003C1055" w:rsidP="003C1055">
      <w:pPr>
        <w:pStyle w:val="CodeBlock"/>
        <w:rPr>
          <w:ins w:id="99" w:author="Fabio Palumbo" w:date="2026-08-06T13:27:00Z" w16du:dateUtc="2026-08-06T16:27:00Z"/>
        </w:rPr>
      </w:pPr>
      <w:ins w:id="100" w:author="Fabio Palumbo" w:date="2026-08-06T13:27:00Z" w16du:dateUtc="2026-08-06T16:27:00Z">
        <w:r>
          <w:rPr>
            <w:color w:val="C00000"/>
          </w:rPr>
          <w:t xml:space="preserve">           gh api -X POST repos/&lt;DESTINATION_ORG&gt;/$repo/actions/variables -f name="$n" -f value="$val" \</w:t>
        </w:r>
      </w:ins>
    </w:p>
    <w:p w14:paraId="24D7018C" w14:textId="77777777" w:rsidR="003C1055" w:rsidRDefault="003C1055" w:rsidP="003C1055">
      <w:pPr>
        <w:pStyle w:val="CodeBlock"/>
        <w:rPr>
          <w:ins w:id="101" w:author="Fabio Palumbo" w:date="2026-08-06T13:27:00Z" w16du:dateUtc="2026-08-06T16:27:00Z"/>
        </w:rPr>
      </w:pPr>
      <w:ins w:id="102" w:author="Fabio Palumbo" w:date="2026-08-06T13:27:00Z" w16du:dateUtc="2026-08-06T16:27:00Z">
        <w:r>
          <w:rPr>
            <w:color w:val="C00000"/>
          </w:rPr>
          <w:t xml:space="preserve">             || gh api -X PATCH repos/&lt;DESTINATION_ORG&gt;/$repo/actions/variables/$n -f value="$val"</w:t>
        </w:r>
      </w:ins>
    </w:p>
    <w:p w14:paraId="67632555" w14:textId="77777777" w:rsidR="003C1055" w:rsidRDefault="003C1055" w:rsidP="003C1055">
      <w:pPr>
        <w:pStyle w:val="CodeBlock"/>
        <w:rPr>
          <w:ins w:id="103" w:author="Fabio Palumbo" w:date="2026-08-06T13:27:00Z" w16du:dateUtc="2026-08-06T16:27:00Z"/>
        </w:rPr>
      </w:pPr>
      <w:ins w:id="104" w:author="Fabio Palumbo" w:date="2026-08-06T13:27:00Z" w16du:dateUtc="2026-08-06T16:27:00Z">
        <w:r>
          <w:rPr>
            <w:color w:val="C00000"/>
          </w:rPr>
          <w:t xml:space="preserve">         done</w:t>
        </w:r>
      </w:ins>
    </w:p>
    <w:p w14:paraId="619C2709" w14:textId="77777777" w:rsidR="003C1055" w:rsidRDefault="003C1055" w:rsidP="003C1055">
      <w:pPr>
        <w:pStyle w:val="CodeBlock"/>
        <w:rPr>
          <w:ins w:id="105" w:author="Fabio Palumbo" w:date="2026-08-06T13:27:00Z" w16du:dateUtc="2026-08-06T16:27:00Z"/>
        </w:rPr>
      </w:pPr>
      <w:ins w:id="106" w:author="Fabio Palumbo" w:date="2026-08-06T13:27:00Z" w16du:dateUtc="2026-08-06T16:27:00Z">
        <w:r>
          <w:rPr>
            <w:color w:val="C00000"/>
          </w:rPr>
          <w:t xml:space="preserve">   done &lt; repos.txt</w:t>
        </w:r>
      </w:ins>
    </w:p>
    <w:p w14:paraId="3E927975" w14:textId="77777777" w:rsidR="003C1055" w:rsidRDefault="003C1055" w:rsidP="003C1055">
      <w:pPr>
        <w:ind w:left="360" w:hanging="320"/>
        <w:rPr>
          <w:ins w:id="107" w:author="Fabio Palumbo" w:date="2026-08-06T13:27:00Z" w16du:dateUtc="2026-08-06T16:27:00Z"/>
        </w:rPr>
      </w:pPr>
      <w:ins w:id="108" w:author="Fabio Palumbo" w:date="2026-08-06T13:27:00Z" w16du:dateUtc="2026-08-06T16:27:00Z">
        <w:r>
          <w:t xml:space="preserve">3.  </w:t>
        </w:r>
        <w:r>
          <w:rPr>
            <w:b/>
            <w:color w:val="C00000"/>
          </w:rPr>
          <w:t>Repo webhooks</w:t>
        </w:r>
        <w:r>
          <w:rPr>
            <w:color w:val="C00000"/>
          </w:rPr>
          <w:t xml:space="preserve"> — recreate config, then </w:t>
        </w:r>
        <w:r>
          <w:rPr>
            <w:b/>
            <w:color w:val="C00000"/>
          </w:rPr>
          <w:t>regenerate secrets</w:t>
        </w:r>
        <w:r>
          <w:rPr>
            <w:color w:val="C00000"/>
          </w:rPr>
          <w:t xml:space="preserve"> and verify delivery (see AI-7 for the pattern, scoped to </w:t>
        </w:r>
        <w:r>
          <w:rPr>
            <w:rFonts w:ascii="Consolas" w:hAnsi="Consolas"/>
            <w:color w:val="C00000"/>
            <w:sz w:val="20"/>
            <w:shd w:val="clear" w:color="auto" w:fill="F2F2F2"/>
          </w:rPr>
          <w:t>repos/&lt;DESTINATION_ORG&gt;/&lt;repo&gt;/hooks</w:t>
        </w:r>
        <w:r>
          <w:rPr>
            <w:color w:val="C00000"/>
          </w:rPr>
          <w:t>).</w:t>
        </w:r>
      </w:ins>
    </w:p>
    <w:p w14:paraId="144A5AA5" w14:textId="77777777" w:rsidR="003C1055" w:rsidRDefault="003C1055" w:rsidP="003C1055">
      <w:pPr>
        <w:ind w:left="360" w:hanging="320"/>
        <w:rPr>
          <w:ins w:id="109" w:author="Fabio Palumbo" w:date="2026-08-06T13:27:00Z" w16du:dateUtc="2026-08-06T16:27:00Z"/>
        </w:rPr>
      </w:pPr>
      <w:ins w:id="110" w:author="Fabio Palumbo" w:date="2026-08-06T13:27:00Z" w16du:dateUtc="2026-08-06T16:27:00Z">
        <w:r>
          <w:t xml:space="preserve">4.  </w:t>
        </w:r>
        <w:r>
          <w:rPr>
            <w:b/>
            <w:color w:val="C00000"/>
          </w:rPr>
          <w:t>Verify</w:t>
        </w:r>
        <w:r>
          <w:rPr>
            <w:color w:val="C00000"/>
          </w:rPr>
          <w:t xml:space="preserve"> counts match per repo (</w:t>
        </w:r>
        <w:r>
          <w:rPr>
            <w:rFonts w:ascii="Consolas" w:hAnsi="Consolas"/>
            <w:color w:val="C00000"/>
            <w:sz w:val="20"/>
            <w:shd w:val="clear" w:color="auto" w:fill="F2F2F2"/>
          </w:rPr>
          <w:t>rulesets</w:t>
        </w:r>
        <w:r>
          <w:rPr>
            <w:color w:val="C00000"/>
          </w:rPr>
          <w:t xml:space="preserve">, </w:t>
        </w:r>
        <w:r>
          <w:rPr>
            <w:rFonts w:ascii="Consolas" w:hAnsi="Consolas"/>
            <w:color w:val="C00000"/>
            <w:sz w:val="20"/>
            <w:shd w:val="clear" w:color="auto" w:fill="F2F2F2"/>
          </w:rPr>
          <w:t>actions/variables</w:t>
        </w:r>
        <w:r>
          <w:rPr>
            <w:color w:val="C00000"/>
          </w:rPr>
          <w:t xml:space="preserve">, </w:t>
        </w:r>
        <w:r>
          <w:rPr>
            <w:rFonts w:ascii="Consolas" w:hAnsi="Consolas"/>
            <w:color w:val="C00000"/>
            <w:sz w:val="20"/>
            <w:shd w:val="clear" w:color="auto" w:fill="F2F2F2"/>
          </w:rPr>
          <w:t>hooks</w:t>
        </w:r>
        <w:r>
          <w:rPr>
            <w:color w:val="C00000"/>
          </w:rPr>
          <w:t>) source vs destination.</w:t>
        </w:r>
      </w:ins>
    </w:p>
    <w:p w14:paraId="769D0D3C" w14:textId="77777777" w:rsidR="00E9428B" w:rsidRDefault="00E9428B"/>
    <w:p w14:paraId="2F147997" w14:textId="77777777" w:rsidR="00E9428B" w:rsidRDefault="7F4103D7">
      <w:pPr>
        <w:pStyle w:val="Heading2"/>
      </w:pPr>
      <w:commentRangeStart w:id="111"/>
      <w:commentRangeStart w:id="112"/>
      <w:r>
        <w:t>Org-level assets (rulesets / variables / custom properties / secrets)</w:t>
      </w:r>
      <w:commentRangeEnd w:id="111"/>
      <w:r w:rsidR="00345DA7">
        <w:rPr>
          <w:rStyle w:val="CommentReference"/>
          <w:sz w:val="32"/>
          <w:szCs w:val="20"/>
        </w:rPr>
        <w:commentReference w:id="111"/>
      </w:r>
      <w:commentRangeEnd w:id="112"/>
      <w:r w:rsidR="00C949D3">
        <w:rPr>
          <w:rStyle w:val="CommentReference"/>
          <w:sz w:val="32"/>
          <w:szCs w:val="20"/>
        </w:rPr>
        <w:commentReference w:id="112"/>
      </w:r>
    </w:p>
    <w:p w14:paraId="54CD245A" w14:textId="77777777" w:rsidR="00E9428B" w:rsidRDefault="00E9428B"/>
    <w:p w14:paraId="04683D8A" w14:textId="77777777" w:rsidR="00E9428B" w:rsidRDefault="00C949D3">
      <w:r>
        <w:t xml:space="preserve">Replayed automatically by </w:t>
      </w:r>
      <w:r>
        <w:rPr>
          <w:rFonts w:ascii="Consolas" w:hAnsi="Consolas"/>
          <w:sz w:val="20"/>
          <w:shd w:val="clear" w:color="auto" w:fill="F2F2F2"/>
        </w:rPr>
        <w:t>migrate-org.yml</w:t>
      </w:r>
      <w:r>
        <w:t xml:space="preserve"> (</w:t>
      </w:r>
      <w:r>
        <w:rPr>
          <w:rFonts w:ascii="Consolas" w:hAnsi="Consolas"/>
          <w:sz w:val="20"/>
          <w:shd w:val="clear" w:color="auto" w:fill="F2F2F2"/>
        </w:rPr>
        <w:t>export-org-assets</w:t>
      </w:r>
      <w:r>
        <w:t xml:space="preserve"> → </w:t>
      </w:r>
      <w:r>
        <w:rPr>
          <w:rFonts w:ascii="Consolas" w:hAnsi="Consolas"/>
          <w:sz w:val="20"/>
          <w:shd w:val="clear" w:color="auto" w:fill="F2F2F2"/>
        </w:rPr>
        <w:t>apply-org-assets</w:t>
      </w:r>
      <w:r>
        <w:t>):</w:t>
      </w:r>
    </w:p>
    <w:p w14:paraId="1231BE67" w14:textId="77777777" w:rsidR="00E9428B" w:rsidRDefault="00E9428B"/>
    <w:tbl>
      <w:tblPr>
        <w:tblStyle w:val="TableGrid"/>
        <w:tblW w:w="0" w:type="auto"/>
        <w:tblInd w:w="80" w:type="dxa"/>
        <w:tblLook w:val="04A0" w:firstRow="1" w:lastRow="0" w:firstColumn="1" w:lastColumn="0" w:noHBand="0" w:noVBand="1"/>
      </w:tblPr>
      <w:tblGrid>
        <w:gridCol w:w="956"/>
        <w:gridCol w:w="2827"/>
        <w:gridCol w:w="3564"/>
        <w:gridCol w:w="2643"/>
      </w:tblGrid>
      <w:tr w:rsidR="00E9428B" w14:paraId="0B4039B1" w14:textId="77777777">
        <w:tc>
          <w:tcPr>
            <w:tcW w:w="0" w:type="auto"/>
            <w:shd w:val="clear" w:color="auto" w:fill="1F3864"/>
          </w:tcPr>
          <w:p w14:paraId="531DA66E" w14:textId="77777777" w:rsidR="00E9428B" w:rsidRDefault="00C949D3">
            <w:r>
              <w:rPr>
                <w:b/>
                <w:color w:val="FFFFFF"/>
              </w:rPr>
              <w:t>Asset</w:t>
            </w:r>
          </w:p>
        </w:tc>
        <w:tc>
          <w:tcPr>
            <w:tcW w:w="0" w:type="auto"/>
            <w:shd w:val="clear" w:color="auto" w:fill="1F3864"/>
          </w:tcPr>
          <w:p w14:paraId="66E5E5D4" w14:textId="77777777" w:rsidR="00E9428B" w:rsidRDefault="00C949D3">
            <w:r>
              <w:rPr>
                <w:b/>
                <w:color w:val="FFFFFF"/>
              </w:rPr>
              <w:t>Export</w:t>
            </w:r>
          </w:p>
        </w:tc>
        <w:tc>
          <w:tcPr>
            <w:tcW w:w="0" w:type="auto"/>
            <w:shd w:val="clear" w:color="auto" w:fill="1F3864"/>
          </w:tcPr>
          <w:p w14:paraId="5E6C4445" w14:textId="77777777" w:rsidR="00E9428B" w:rsidRDefault="00C949D3">
            <w:r>
              <w:rPr>
                <w:b/>
                <w:color w:val="FFFFFF"/>
              </w:rPr>
              <w:t>Apply</w:t>
            </w:r>
          </w:p>
        </w:tc>
        <w:tc>
          <w:tcPr>
            <w:tcW w:w="0" w:type="auto"/>
            <w:shd w:val="clear" w:color="auto" w:fill="1F3864"/>
          </w:tcPr>
          <w:p w14:paraId="25546E3C" w14:textId="77777777" w:rsidR="00E9428B" w:rsidRDefault="00C949D3">
            <w:r>
              <w:rPr>
                <w:b/>
                <w:color w:val="FFFFFF"/>
              </w:rPr>
              <w:t>Notes</w:t>
            </w:r>
          </w:p>
        </w:tc>
      </w:tr>
      <w:tr w:rsidR="00E9428B" w14:paraId="125D69C9" w14:textId="77777777">
        <w:tc>
          <w:tcPr>
            <w:tcW w:w="0" w:type="auto"/>
            <w:shd w:val="clear" w:color="auto" w:fill="FFFFFF"/>
          </w:tcPr>
          <w:p w14:paraId="191156A6" w14:textId="77777777" w:rsidR="00E9428B" w:rsidRDefault="00C949D3">
            <w:r>
              <w:rPr>
                <w:b/>
              </w:rPr>
              <w:t>Rulesets</w:t>
            </w:r>
          </w:p>
        </w:tc>
        <w:tc>
          <w:tcPr>
            <w:tcW w:w="0" w:type="auto"/>
            <w:shd w:val="clear" w:color="auto" w:fill="FFFFFF"/>
          </w:tcPr>
          <w:p w14:paraId="0DAA7C29" w14:textId="77777777" w:rsidR="00E9428B" w:rsidRDefault="00C949D3">
            <w:r>
              <w:rPr>
                <w:rFonts w:ascii="Consolas" w:hAnsi="Consolas"/>
                <w:sz w:val="20"/>
                <w:shd w:val="clear" w:color="auto" w:fill="F2F2F2"/>
              </w:rPr>
              <w:t>GET /orgs/{src}/rulesets</w:t>
            </w:r>
            <w:r>
              <w:t xml:space="preserve"> (+ detail)</w:t>
            </w:r>
          </w:p>
        </w:tc>
        <w:tc>
          <w:tcPr>
            <w:tcW w:w="0" w:type="auto"/>
            <w:shd w:val="clear" w:color="auto" w:fill="FFFFFF"/>
          </w:tcPr>
          <w:p w14:paraId="256C5170" w14:textId="77777777" w:rsidR="00E9428B" w:rsidRDefault="00C949D3">
            <w:r>
              <w:rPr>
                <w:rFonts w:ascii="Consolas" w:hAnsi="Consolas"/>
                <w:sz w:val="20"/>
                <w:shd w:val="clear" w:color="auto" w:fill="F2F2F2"/>
              </w:rPr>
              <w:t>POST /orgs/{dest}/rulesets</w:t>
            </w:r>
          </w:p>
        </w:tc>
        <w:tc>
          <w:tcPr>
            <w:tcW w:w="0" w:type="auto"/>
            <w:shd w:val="clear" w:color="auto" w:fill="FFFFFF"/>
          </w:tcPr>
          <w:p w14:paraId="20B61223" w14:textId="77777777" w:rsidR="00E9428B" w:rsidRDefault="00C949D3">
            <w:r>
              <w:rPr>
                <w:rFonts w:ascii="Consolas" w:hAnsi="Consolas"/>
                <w:sz w:val="20"/>
                <w:shd w:val="clear" w:color="auto" w:fill="F2F2F2"/>
              </w:rPr>
              <w:t>id</w:t>
            </w:r>
            <w:r>
              <w:t>/</w:t>
            </w:r>
            <w:r>
              <w:rPr>
                <w:rFonts w:ascii="Consolas" w:hAnsi="Consolas"/>
                <w:sz w:val="20"/>
                <w:shd w:val="clear" w:color="auto" w:fill="F2F2F2"/>
              </w:rPr>
              <w:t>_links</w:t>
            </w:r>
            <w:r>
              <w:t>/</w:t>
            </w:r>
            <w:r>
              <w:rPr>
                <w:rFonts w:ascii="Consolas" w:hAnsi="Consolas"/>
                <w:sz w:val="20"/>
                <w:shd w:val="clear" w:color="auto" w:fill="F2F2F2"/>
              </w:rPr>
              <w:t>source</w:t>
            </w:r>
            <w:r>
              <w:t xml:space="preserve">/timestamps stripped; </w:t>
            </w:r>
            <w:r>
              <w:rPr>
                <w:rFonts w:ascii="Consolas" w:hAnsi="Consolas"/>
                <w:sz w:val="20"/>
                <w:shd w:val="clear" w:color="auto" w:fill="F2F2F2"/>
              </w:rPr>
              <w:t>422</w:t>
            </w:r>
            <w:r>
              <w:t xml:space="preserve"> → likely already exists (warning). Review </w:t>
            </w:r>
            <w:r>
              <w:rPr>
                <w:b/>
              </w:rPr>
              <w:t>bypass actors</w:t>
            </w:r>
            <w:r>
              <w:t>.</w:t>
            </w:r>
          </w:p>
        </w:tc>
      </w:tr>
      <w:tr w:rsidR="00E9428B" w14:paraId="0610C999" w14:textId="77777777">
        <w:tc>
          <w:tcPr>
            <w:tcW w:w="0" w:type="auto"/>
            <w:shd w:val="clear" w:color="auto" w:fill="F2F6FC"/>
          </w:tcPr>
          <w:p w14:paraId="0F252C6A" w14:textId="77777777" w:rsidR="00E9428B" w:rsidRDefault="00C949D3">
            <w:r>
              <w:rPr>
                <w:b/>
              </w:rPr>
              <w:t>Variables</w:t>
            </w:r>
          </w:p>
        </w:tc>
        <w:tc>
          <w:tcPr>
            <w:tcW w:w="0" w:type="auto"/>
            <w:shd w:val="clear" w:color="auto" w:fill="F2F6FC"/>
          </w:tcPr>
          <w:p w14:paraId="010C17BA" w14:textId="77777777" w:rsidR="00E9428B" w:rsidRDefault="00C949D3">
            <w:r>
              <w:rPr>
                <w:rFonts w:ascii="Consolas" w:hAnsi="Consolas"/>
                <w:sz w:val="20"/>
                <w:shd w:val="clear" w:color="auto" w:fill="F2F2F2"/>
              </w:rPr>
              <w:t>GET /orgs/{src}/actions/variables</w:t>
            </w:r>
          </w:p>
        </w:tc>
        <w:tc>
          <w:tcPr>
            <w:tcW w:w="0" w:type="auto"/>
            <w:shd w:val="clear" w:color="auto" w:fill="F2F6FC"/>
          </w:tcPr>
          <w:p w14:paraId="1A22A8C2" w14:textId="77777777" w:rsidR="00E9428B" w:rsidRDefault="00C949D3">
            <w:r>
              <w:rPr>
                <w:rFonts w:ascii="Consolas" w:hAnsi="Consolas"/>
                <w:sz w:val="20"/>
                <w:shd w:val="clear" w:color="auto" w:fill="F2F2F2"/>
              </w:rPr>
              <w:t>POST</w:t>
            </w:r>
            <w:r>
              <w:t xml:space="preserve"> then </w:t>
            </w:r>
            <w:r>
              <w:rPr>
                <w:rFonts w:ascii="Consolas" w:hAnsi="Consolas"/>
                <w:sz w:val="20"/>
                <w:shd w:val="clear" w:color="auto" w:fill="F2F2F2"/>
              </w:rPr>
              <w:t>PATCH</w:t>
            </w:r>
            <w:r>
              <w:t xml:space="preserve"> on </w:t>
            </w:r>
            <w:r>
              <w:rPr>
                <w:rFonts w:ascii="Consolas" w:hAnsi="Consolas"/>
                <w:sz w:val="20"/>
                <w:shd w:val="clear" w:color="auto" w:fill="F2F2F2"/>
              </w:rPr>
              <w:t>409</w:t>
            </w:r>
          </w:p>
        </w:tc>
        <w:tc>
          <w:tcPr>
            <w:tcW w:w="0" w:type="auto"/>
            <w:shd w:val="clear" w:color="auto" w:fill="F2F6FC"/>
          </w:tcPr>
          <w:p w14:paraId="6660B98F" w14:textId="77777777" w:rsidR="00E9428B" w:rsidRDefault="00C949D3">
            <w:r>
              <w:t>Values are readable, so they migrate in full.</w:t>
            </w:r>
          </w:p>
        </w:tc>
      </w:tr>
      <w:tr w:rsidR="00E9428B" w14:paraId="6A6B3CE4" w14:textId="77777777">
        <w:tc>
          <w:tcPr>
            <w:tcW w:w="0" w:type="auto"/>
            <w:shd w:val="clear" w:color="auto" w:fill="FFFFFF"/>
          </w:tcPr>
          <w:p w14:paraId="129C756C" w14:textId="77777777" w:rsidR="00E9428B" w:rsidRDefault="00C949D3">
            <w:r>
              <w:rPr>
                <w:b/>
              </w:rPr>
              <w:t>Custom properties</w:t>
            </w:r>
          </w:p>
        </w:tc>
        <w:tc>
          <w:tcPr>
            <w:tcW w:w="0" w:type="auto"/>
            <w:shd w:val="clear" w:color="auto" w:fill="FFFFFF"/>
          </w:tcPr>
          <w:p w14:paraId="3D7FA23D" w14:textId="77777777" w:rsidR="00E9428B" w:rsidRDefault="00C949D3">
            <w:r>
              <w:rPr>
                <w:rFonts w:ascii="Consolas" w:hAnsi="Consolas"/>
                <w:sz w:val="20"/>
                <w:shd w:val="clear" w:color="auto" w:fill="F2F2F2"/>
              </w:rPr>
              <w:t>GET /orgs/{src}/properties/schema</w:t>
            </w:r>
          </w:p>
        </w:tc>
        <w:tc>
          <w:tcPr>
            <w:tcW w:w="0" w:type="auto"/>
            <w:shd w:val="clear" w:color="auto" w:fill="FFFFFF"/>
          </w:tcPr>
          <w:p w14:paraId="026C4926" w14:textId="77777777" w:rsidR="00E9428B" w:rsidRDefault="00C949D3">
            <w:r>
              <w:rPr>
                <w:rFonts w:ascii="Consolas" w:hAnsi="Consolas"/>
                <w:sz w:val="20"/>
                <w:shd w:val="clear" w:color="auto" w:fill="F2F2F2"/>
              </w:rPr>
              <w:t>PUT /orgs/{dest}/properties/schema/{name}</w:t>
            </w:r>
          </w:p>
        </w:tc>
        <w:tc>
          <w:tcPr>
            <w:tcW w:w="0" w:type="auto"/>
            <w:shd w:val="clear" w:color="auto" w:fill="FFFFFF"/>
          </w:tcPr>
          <w:p w14:paraId="13949C9C" w14:textId="77777777" w:rsidR="00E9428B" w:rsidRDefault="00C949D3">
            <w:r>
              <w:t xml:space="preserve">Then per-repo </w:t>
            </w:r>
            <w:r>
              <w:rPr>
                <w:rFonts w:ascii="Consolas" w:hAnsi="Consolas"/>
                <w:sz w:val="20"/>
                <w:shd w:val="clear" w:color="auto" w:fill="F2F2F2"/>
              </w:rPr>
              <w:t>PATCH .../properties/values</w:t>
            </w:r>
            <w:r>
              <w:t xml:space="preserve"> from source repo values.</w:t>
            </w:r>
          </w:p>
        </w:tc>
      </w:tr>
      <w:tr w:rsidR="00E9428B" w14:paraId="3304EB1A" w14:textId="77777777">
        <w:tc>
          <w:tcPr>
            <w:tcW w:w="0" w:type="auto"/>
            <w:shd w:val="clear" w:color="auto" w:fill="F2F6FC"/>
          </w:tcPr>
          <w:p w14:paraId="3BD7929F" w14:textId="77777777" w:rsidR="00E9428B" w:rsidRDefault="00C949D3">
            <w:r>
              <w:rPr>
                <w:b/>
              </w:rPr>
              <w:t>Secrets</w:t>
            </w:r>
          </w:p>
        </w:tc>
        <w:tc>
          <w:tcPr>
            <w:tcW w:w="0" w:type="auto"/>
            <w:shd w:val="clear" w:color="auto" w:fill="F2F6FC"/>
          </w:tcPr>
          <w:p w14:paraId="46FF3752" w14:textId="77777777" w:rsidR="00E9428B" w:rsidRDefault="00C949D3">
            <w:r>
              <w:t>names + visibility only (report)</w:t>
            </w:r>
          </w:p>
        </w:tc>
        <w:tc>
          <w:tcPr>
            <w:tcW w:w="0" w:type="auto"/>
            <w:shd w:val="clear" w:color="auto" w:fill="F2F6FC"/>
          </w:tcPr>
          <w:p w14:paraId="2170B065" w14:textId="77777777" w:rsidR="00E9428B" w:rsidRDefault="00C949D3">
            <w:r>
              <w:t>—</w:t>
            </w:r>
          </w:p>
        </w:tc>
        <w:tc>
          <w:tcPr>
            <w:tcW w:w="0" w:type="auto"/>
            <w:shd w:val="clear" w:color="auto" w:fill="F2F6FC"/>
          </w:tcPr>
          <w:p w14:paraId="67EC0641" w14:textId="77777777" w:rsidR="00E9428B" w:rsidRDefault="00C949D3">
            <w:r>
              <w:t xml:space="preserve">Values are </w:t>
            </w:r>
            <w:r>
              <w:rPr>
                <w:b/>
              </w:rPr>
              <w:t>not</w:t>
            </w:r>
            <w:r>
              <w:t xml:space="preserve"> readable via API → recreate manually or via </w:t>
            </w:r>
            <w:r>
              <w:rPr>
                <w:rFonts w:ascii="Consolas" w:hAnsi="Consolas"/>
                <w:sz w:val="20"/>
                <w:shd w:val="clear" w:color="auto" w:fill="F2F2F2"/>
              </w:rPr>
              <w:t>org-migration/</w:t>
            </w:r>
            <w:r>
              <w:t>.</w:t>
            </w:r>
          </w:p>
        </w:tc>
      </w:tr>
    </w:tbl>
    <w:p w14:paraId="36FEB5B0" w14:textId="77777777" w:rsidR="00E9428B" w:rsidRDefault="00E9428B"/>
    <w:p w14:paraId="30D7AA69" w14:textId="77777777" w:rsidR="00E9428B" w:rsidRDefault="00E9428B"/>
    <w:p w14:paraId="59E56211" w14:textId="77777777" w:rsidR="00E9428B" w:rsidRDefault="7F4103D7">
      <w:commentRangeStart w:id="113"/>
      <w:r>
        <w:t xml:space="preserve">Toggle each with </w:t>
      </w:r>
      <w:r w:rsidRPr="40F53618">
        <w:rPr>
          <w:rFonts w:ascii="Consolas" w:hAnsi="Consolas"/>
          <w:sz w:val="20"/>
          <w:shd w:val="clear" w:color="auto" w:fill="F2F2F2"/>
        </w:rPr>
        <w:t>migrate_rulesets</w:t>
      </w:r>
      <w:r>
        <w:t xml:space="preserve"> / </w:t>
      </w:r>
      <w:r w:rsidRPr="40F53618">
        <w:rPr>
          <w:rFonts w:ascii="Consolas" w:hAnsi="Consolas"/>
          <w:sz w:val="20"/>
          <w:shd w:val="clear" w:color="auto" w:fill="F2F2F2"/>
        </w:rPr>
        <w:t>migrate_variables</w:t>
      </w:r>
      <w:r>
        <w:t xml:space="preserve"> / </w:t>
      </w:r>
      <w:r w:rsidRPr="40F53618">
        <w:rPr>
          <w:rFonts w:ascii="Consolas" w:hAnsi="Consolas"/>
          <w:sz w:val="20"/>
          <w:shd w:val="clear" w:color="auto" w:fill="F2F2F2"/>
        </w:rPr>
        <w:t>migrate_custom_properties</w:t>
      </w:r>
      <w:r>
        <w:t xml:space="preserve">. Review the run summary's </w:t>
      </w:r>
      <w:r w:rsidRPr="40F53618">
        <w:rPr>
          <w:b/>
          <w:bCs/>
        </w:rPr>
        <w:t>Secrets (Manual Action Required)</w:t>
      </w:r>
      <w:r>
        <w:t xml:space="preserve"> table after every migration.</w:t>
      </w:r>
      <w:commentRangeEnd w:id="113"/>
      <w:r w:rsidR="00345DA7">
        <w:rPr>
          <w:rStyle w:val="CommentReference"/>
          <w:sz w:val="22"/>
          <w:szCs w:val="20"/>
        </w:rPr>
        <w:commentReference w:id="113"/>
      </w:r>
    </w:p>
    <w:p w14:paraId="7196D064" w14:textId="77777777" w:rsidR="00E9428B" w:rsidRDefault="00E9428B"/>
    <w:p w14:paraId="260F891B" w14:textId="77777777" w:rsidR="00E9428B" w:rsidRDefault="00C949D3">
      <w:pPr>
        <w:pStyle w:val="Heading2"/>
      </w:pPr>
      <w:r>
        <w:t>Teams &amp; membership</w:t>
      </w:r>
    </w:p>
    <w:p w14:paraId="34FF1C98" w14:textId="77777777" w:rsidR="00E9428B" w:rsidRDefault="00E9428B"/>
    <w:p w14:paraId="0381295D" w14:textId="77777777" w:rsidR="00E9428B" w:rsidRDefault="00C949D3">
      <w:r>
        <w:rPr>
          <w:rFonts w:ascii="Consolas" w:hAnsi="Consolas"/>
          <w:sz w:val="20"/>
          <w:shd w:val="clear" w:color="auto" w:fill="F2F2F2"/>
        </w:rPr>
        <w:t>gh gei migrate-org</w:t>
      </w:r>
      <w:r>
        <w:t xml:space="preserve"> recreates </w:t>
      </w:r>
      <w:r>
        <w:rPr>
          <w:b/>
        </w:rPr>
        <w:t>teams</w:t>
      </w:r>
      <w:r>
        <w:t xml:space="preserve">, their </w:t>
      </w:r>
      <w:r>
        <w:rPr>
          <w:b/>
        </w:rPr>
        <w:t>repo access</w:t>
      </w:r>
      <w:r>
        <w:t xml:space="preserve">, and </w:t>
      </w:r>
      <w:r>
        <w:rPr>
          <w:b/>
        </w:rPr>
        <w:t>member privileges</w:t>
      </w:r>
      <w:r>
        <w:t xml:space="preserve"> — but </w:t>
      </w:r>
      <w:r>
        <w:rPr>
          <w:b/>
        </w:rPr>
        <w:t>not team membership</w:t>
      </w:r>
      <w:r>
        <w:t>. After migration:</w:t>
      </w:r>
    </w:p>
    <w:p w14:paraId="6D072C0D" w14:textId="77777777" w:rsidR="00E9428B" w:rsidRDefault="00E9428B"/>
    <w:p w14:paraId="47C9CD3A" w14:textId="77777777" w:rsidR="00E9428B" w:rsidRDefault="00C949D3">
      <w:pPr>
        <w:ind w:left="360" w:hanging="320"/>
      </w:pPr>
      <w:r>
        <w:t xml:space="preserve">1.  Confirm teams and repo access exist in </w:t>
      </w:r>
      <w:r>
        <w:rPr>
          <w:rFonts w:ascii="Consolas" w:hAnsi="Consolas"/>
          <w:sz w:val="20"/>
          <w:shd w:val="clear" w:color="auto" w:fill="F2F2F2"/>
        </w:rPr>
        <w:t>destination_org</w:t>
      </w:r>
      <w:r>
        <w:t>.</w:t>
      </w:r>
    </w:p>
    <w:p w14:paraId="7B42AAD4" w14:textId="77777777" w:rsidR="00E9428B" w:rsidRDefault="00C949D3">
      <w:pPr>
        <w:ind w:left="360" w:hanging="320"/>
      </w:pPr>
      <w:r>
        <w:t xml:space="preserve">2.  Provision members via </w:t>
      </w:r>
      <w:r>
        <w:rPr>
          <w:b/>
        </w:rPr>
        <w:t>IIQ/SCIM → Active Directory</w:t>
      </w:r>
      <w:r>
        <w:t xml:space="preserve"> (source of truth), not manual adds where governed.</w:t>
      </w:r>
    </w:p>
    <w:p w14:paraId="2D1F96C1" w14:textId="77777777" w:rsidR="00E9428B" w:rsidRDefault="00C949D3">
      <w:pPr>
        <w:ind w:left="360" w:hanging="320"/>
      </w:pPr>
      <w:r>
        <w:t>3.  Verify team membership matches the AD/SCIM group after IIQ sync completes (usually 1–2 hours).</w:t>
      </w:r>
    </w:p>
    <w:p w14:paraId="48A21919" w14:textId="77777777" w:rsidR="00E9428B" w:rsidRDefault="00E9428B"/>
    <w:p w14:paraId="04D36089" w14:textId="77777777" w:rsidR="00E9428B" w:rsidRDefault="00C949D3">
      <w:pPr>
        <w:pStyle w:val="Quote"/>
      </w:pPr>
      <w:r>
        <w:t>The App-ID role-team model (</w:t>
      </w:r>
      <w:r>
        <w:rPr>
          <w:rFonts w:ascii="Consolas" w:hAnsi="Consolas"/>
          <w:sz w:val="20"/>
          <w:shd w:val="clear" w:color="auto" w:fill="F2F2F2"/>
        </w:rPr>
        <w:t>create-teams.sh</w:t>
      </w:r>
      <w:r>
        <w:t xml:space="preserve">, </w:t>
      </w:r>
      <w:r>
        <w:rPr>
          <w:rFonts w:ascii="Consolas" w:hAnsi="Consolas"/>
          <w:sz w:val="20"/>
          <w:shd w:val="clear" w:color="auto" w:fill="F2F2F2"/>
        </w:rPr>
        <w:t>assign-teams.yml</w:t>
      </w:r>
      <w:r>
        <w:t xml:space="preserve">, </w:t>
      </w:r>
      <w:r>
        <w:rPr>
          <w:rFonts w:ascii="Consolas" w:hAnsi="Consolas"/>
          <w:sz w:val="20"/>
          <w:shd w:val="clear" w:color="auto" w:fill="F2F2F2"/>
        </w:rPr>
        <w:t>configure-repos-by-appid.yml</w:t>
      </w:r>
      <w:r>
        <w:t>) belongs to the repo-by-repo (GHES) flow. In the org-to-org path GEI carries the teams; use those scripts only to reconcile missing role teams if the destination org predates the migration.</w:t>
      </w:r>
    </w:p>
    <w:p w14:paraId="6BD18F9B" w14:textId="77777777" w:rsidR="00E9428B" w:rsidRDefault="00E9428B"/>
    <w:p w14:paraId="238601FE" w14:textId="77777777" w:rsidR="00E9428B" w:rsidRDefault="00E9428B">
      <w:pPr>
        <w:pBdr>
          <w:bottom w:val="single" w:sz="6" w:space="1" w:color="BDD7EE"/>
        </w:pBdr>
      </w:pPr>
    </w:p>
    <w:p w14:paraId="0F3CABC7" w14:textId="77777777" w:rsidR="00E9428B" w:rsidRDefault="00E9428B"/>
    <w:p w14:paraId="4BC4A21A" w14:textId="77777777" w:rsidR="00E9428B" w:rsidRDefault="00C949D3">
      <w:pPr>
        <w:pStyle w:val="Heading2"/>
      </w:pPr>
      <w:r>
        <w:t>Runners strategy</w:t>
      </w:r>
    </w:p>
    <w:p w14:paraId="5B08B5D1" w14:textId="77777777" w:rsidR="00E9428B" w:rsidRDefault="00E9428B"/>
    <w:p w14:paraId="4E8AC153" w14:textId="77777777" w:rsidR="00E9428B" w:rsidRDefault="00C949D3">
      <w:r>
        <w:t xml:space="preserve">Runner inventory required (task DEVOPS-14832). </w:t>
      </w:r>
      <w:r>
        <w:rPr>
          <w:rFonts w:ascii="Consolas" w:hAnsi="Consolas"/>
          <w:sz w:val="20"/>
          <w:shd w:val="clear" w:color="auto" w:fill="F2F2F2"/>
        </w:rPr>
        <w:t>gh gei migrate-org</w:t>
      </w:r>
      <w:r>
        <w:t xml:space="preserve"> does </w:t>
      </w:r>
      <w:r>
        <w:rPr>
          <w:b/>
        </w:rPr>
        <w:t>not</w:t>
      </w:r>
      <w:r>
        <w:t xml:space="preserve"> migrate self-hosted runners.</w:t>
      </w:r>
    </w:p>
    <w:p w14:paraId="16DEB4AB" w14:textId="77777777" w:rsidR="00E9428B" w:rsidRDefault="00E9428B"/>
    <w:p w14:paraId="4F440023" w14:textId="77777777" w:rsidR="00E9428B" w:rsidRDefault="00C949D3">
      <w:pPr>
        <w:pStyle w:val="Quote"/>
      </w:pPr>
      <w:r>
        <w:rPr>
          <w:b/>
        </w:rPr>
        <w:t>Current decision (per HCSC/HealthSpring runner review meeting):</w:t>
      </w:r>
      <w:r>
        <w:t xml:space="preserve"> for now we only need to </w:t>
      </w:r>
      <w:r>
        <w:rPr>
          <w:b/>
        </w:rPr>
        <w:t>duplicate the Public runners on the HCSC Enterprise account</w:t>
      </w:r>
      <w:r>
        <w:t xml:space="preserve">. Private (Azure vnet) enterprise runners and org-scoped runners are </w:t>
      </w:r>
      <w:r>
        <w:rPr>
          <w:b/>
        </w:rPr>
        <w:t>not</w:t>
      </w:r>
      <w:r>
        <w:t xml:space="preserve"> in scope for this phase — they will be reviewed later.</w:t>
      </w:r>
    </w:p>
    <w:p w14:paraId="0AD9C6F4" w14:textId="77777777" w:rsidR="00E9428B" w:rsidRDefault="00E9428B"/>
    <w:p w14:paraId="206513EF" w14:textId="77777777" w:rsidR="00E9428B" w:rsidRDefault="00C949D3">
      <w:pPr>
        <w:pStyle w:val="Heading3"/>
      </w:pPr>
      <w:r>
        <w:t>In scope now — Public runners (Public IP Enabled) → duplicate on HCSC Enterprise</w:t>
      </w:r>
    </w:p>
    <w:p w14:paraId="4B1F511A" w14:textId="77777777" w:rsidR="00E9428B" w:rsidRDefault="00E9428B"/>
    <w:p w14:paraId="1FB1B913" w14:textId="77777777" w:rsidR="00E9428B" w:rsidRDefault="00C949D3">
      <w:r>
        <w:t xml:space="preserve">Recreate each of these on the HCSC Enterprise account with the </w:t>
      </w:r>
      <w:r>
        <w:rPr>
          <w:b/>
        </w:rPr>
        <w:t>same name, runner group, and labels</w:t>
      </w:r>
      <w:r>
        <w:t>. These are the enterprise/org "public IP enabled" runners from the source account:</w:t>
      </w:r>
    </w:p>
    <w:p w14:paraId="65F9C3DC" w14:textId="77777777" w:rsidR="00E9428B" w:rsidRDefault="00E9428B"/>
    <w:tbl>
      <w:tblPr>
        <w:tblStyle w:val="TableGrid"/>
        <w:tblW w:w="0" w:type="auto"/>
        <w:tblInd w:w="80" w:type="dxa"/>
        <w:tblLook w:val="04A0" w:firstRow="1" w:lastRow="0" w:firstColumn="1" w:lastColumn="0" w:noHBand="0" w:noVBand="1"/>
      </w:tblPr>
      <w:tblGrid>
        <w:gridCol w:w="2910"/>
        <w:gridCol w:w="2910"/>
        <w:gridCol w:w="939"/>
        <w:gridCol w:w="731"/>
      </w:tblGrid>
      <w:tr w:rsidR="00E9428B" w14:paraId="6B97092D" w14:textId="77777777">
        <w:tc>
          <w:tcPr>
            <w:tcW w:w="0" w:type="auto"/>
            <w:shd w:val="clear" w:color="auto" w:fill="1F3864"/>
          </w:tcPr>
          <w:p w14:paraId="51D9E22A" w14:textId="77777777" w:rsidR="00E9428B" w:rsidRDefault="00C949D3">
            <w:r>
              <w:rPr>
                <w:b/>
                <w:color w:val="FFFFFF"/>
              </w:rPr>
              <w:t>Runner</w:t>
            </w:r>
          </w:p>
        </w:tc>
        <w:tc>
          <w:tcPr>
            <w:tcW w:w="0" w:type="auto"/>
            <w:shd w:val="clear" w:color="auto" w:fill="1F3864"/>
          </w:tcPr>
          <w:p w14:paraId="5AF06559" w14:textId="77777777" w:rsidR="00E9428B" w:rsidRDefault="00C949D3">
            <w:r>
              <w:rPr>
                <w:b/>
                <w:color w:val="FFFFFF"/>
              </w:rPr>
              <w:t>Runner group</w:t>
            </w:r>
          </w:p>
        </w:tc>
        <w:tc>
          <w:tcPr>
            <w:tcW w:w="0" w:type="auto"/>
            <w:shd w:val="clear" w:color="auto" w:fill="1F3864"/>
          </w:tcPr>
          <w:p w14:paraId="5D6CD600" w14:textId="77777777" w:rsidR="00E9428B" w:rsidRDefault="00C949D3">
            <w:r>
              <w:rPr>
                <w:b/>
                <w:color w:val="FFFFFF"/>
              </w:rPr>
              <w:t>Public IP</w:t>
            </w:r>
          </w:p>
        </w:tc>
        <w:tc>
          <w:tcPr>
            <w:tcW w:w="0" w:type="auto"/>
            <w:shd w:val="clear" w:color="auto" w:fill="1F3864"/>
          </w:tcPr>
          <w:p w14:paraId="1B9FBFDD" w14:textId="77777777" w:rsidR="00E9428B" w:rsidRDefault="00C949D3">
            <w:r>
              <w:rPr>
                <w:b/>
                <w:color w:val="FFFFFF"/>
              </w:rPr>
              <w:t>Status</w:t>
            </w:r>
          </w:p>
        </w:tc>
      </w:tr>
      <w:tr w:rsidR="00E9428B" w14:paraId="49F117A2" w14:textId="77777777">
        <w:tc>
          <w:tcPr>
            <w:tcW w:w="0" w:type="auto"/>
            <w:shd w:val="clear" w:color="auto" w:fill="FFFFFF"/>
          </w:tcPr>
          <w:p w14:paraId="64824CFC" w14:textId="77777777" w:rsidR="00E9428B" w:rsidRDefault="00C949D3">
            <w:r>
              <w:rPr>
                <w:rFonts w:ascii="Consolas" w:hAnsi="Consolas"/>
                <w:sz w:val="20"/>
                <w:shd w:val="clear" w:color="auto" w:fill="F2F2F2"/>
              </w:rPr>
              <w:t>dependabot</w:t>
            </w:r>
          </w:p>
        </w:tc>
        <w:tc>
          <w:tcPr>
            <w:tcW w:w="0" w:type="auto"/>
            <w:shd w:val="clear" w:color="auto" w:fill="FFFFFF"/>
          </w:tcPr>
          <w:p w14:paraId="42CDB1F3" w14:textId="77777777" w:rsidR="00E9428B" w:rsidRDefault="00C949D3">
            <w:r>
              <w:rPr>
                <w:rFonts w:ascii="Consolas" w:hAnsi="Consolas"/>
                <w:sz w:val="20"/>
                <w:shd w:val="clear" w:color="auto" w:fill="F2F2F2"/>
              </w:rPr>
              <w:t>Default</w:t>
            </w:r>
          </w:p>
        </w:tc>
        <w:tc>
          <w:tcPr>
            <w:tcW w:w="0" w:type="auto"/>
            <w:shd w:val="clear" w:color="auto" w:fill="FFFFFF"/>
          </w:tcPr>
          <w:p w14:paraId="18981664" w14:textId="77777777" w:rsidR="00E9428B" w:rsidRDefault="00C949D3">
            <w:r>
              <w:t>Enabled</w:t>
            </w:r>
          </w:p>
        </w:tc>
        <w:tc>
          <w:tcPr>
            <w:tcW w:w="0" w:type="auto"/>
            <w:shd w:val="clear" w:color="auto" w:fill="FFFFFF"/>
          </w:tcPr>
          <w:p w14:paraId="540B0114" w14:textId="77777777" w:rsidR="00E9428B" w:rsidRDefault="00C949D3">
            <w:r>
              <w:t>Ready</w:t>
            </w:r>
          </w:p>
        </w:tc>
      </w:tr>
      <w:tr w:rsidR="00E9428B" w14:paraId="2C4D92D8" w14:textId="77777777">
        <w:tc>
          <w:tcPr>
            <w:tcW w:w="0" w:type="auto"/>
            <w:shd w:val="clear" w:color="auto" w:fill="F2F6FC"/>
          </w:tcPr>
          <w:p w14:paraId="30C69025" w14:textId="77777777" w:rsidR="00E9428B" w:rsidRDefault="00C949D3">
            <w:r>
              <w:rPr>
                <w:rFonts w:ascii="Consolas" w:hAnsi="Consolas"/>
                <w:sz w:val="20"/>
                <w:shd w:val="clear" w:color="auto" w:fill="F2F2F2"/>
              </w:rPr>
              <w:t>code-scanning</w:t>
            </w:r>
          </w:p>
        </w:tc>
        <w:tc>
          <w:tcPr>
            <w:tcW w:w="0" w:type="auto"/>
            <w:shd w:val="clear" w:color="auto" w:fill="F2F6FC"/>
          </w:tcPr>
          <w:p w14:paraId="379737CF" w14:textId="77777777" w:rsidR="00E9428B" w:rsidRDefault="00C949D3">
            <w:r>
              <w:rPr>
                <w:rFonts w:ascii="Consolas" w:hAnsi="Consolas"/>
                <w:sz w:val="20"/>
                <w:shd w:val="clear" w:color="auto" w:fill="F2F2F2"/>
              </w:rPr>
              <w:t>Default</w:t>
            </w:r>
          </w:p>
        </w:tc>
        <w:tc>
          <w:tcPr>
            <w:tcW w:w="0" w:type="auto"/>
            <w:shd w:val="clear" w:color="auto" w:fill="F2F6FC"/>
          </w:tcPr>
          <w:p w14:paraId="2552C41C" w14:textId="77777777" w:rsidR="00E9428B" w:rsidRDefault="00C949D3">
            <w:r>
              <w:t>Enabled</w:t>
            </w:r>
          </w:p>
        </w:tc>
        <w:tc>
          <w:tcPr>
            <w:tcW w:w="0" w:type="auto"/>
            <w:shd w:val="clear" w:color="auto" w:fill="F2F6FC"/>
          </w:tcPr>
          <w:p w14:paraId="64639126" w14:textId="77777777" w:rsidR="00E9428B" w:rsidRDefault="00C949D3">
            <w:r>
              <w:t>Ready</w:t>
            </w:r>
          </w:p>
        </w:tc>
      </w:tr>
      <w:tr w:rsidR="00E9428B" w14:paraId="0F079720" w14:textId="77777777">
        <w:tc>
          <w:tcPr>
            <w:tcW w:w="0" w:type="auto"/>
            <w:shd w:val="clear" w:color="auto" w:fill="FFFFFF"/>
          </w:tcPr>
          <w:p w14:paraId="653A3AB4" w14:textId="77777777" w:rsidR="00E9428B" w:rsidRDefault="00C949D3">
            <w:r>
              <w:rPr>
                <w:rFonts w:ascii="Consolas" w:hAnsi="Consolas"/>
                <w:sz w:val="20"/>
                <w:shd w:val="clear" w:color="auto" w:fill="F2F2F2"/>
              </w:rPr>
              <w:t>Windows-Runner</w:t>
            </w:r>
          </w:p>
        </w:tc>
        <w:tc>
          <w:tcPr>
            <w:tcW w:w="0" w:type="auto"/>
            <w:shd w:val="clear" w:color="auto" w:fill="FFFFFF"/>
          </w:tcPr>
          <w:p w14:paraId="6B64822F" w14:textId="77777777" w:rsidR="00E9428B" w:rsidRDefault="00C949D3">
            <w:r>
              <w:rPr>
                <w:rFonts w:ascii="Consolas" w:hAnsi="Consolas"/>
                <w:sz w:val="20"/>
                <w:shd w:val="clear" w:color="auto" w:fill="F2F2F2"/>
              </w:rPr>
              <w:t>Default</w:t>
            </w:r>
          </w:p>
        </w:tc>
        <w:tc>
          <w:tcPr>
            <w:tcW w:w="0" w:type="auto"/>
            <w:shd w:val="clear" w:color="auto" w:fill="FFFFFF"/>
          </w:tcPr>
          <w:p w14:paraId="08EFE5CC" w14:textId="77777777" w:rsidR="00E9428B" w:rsidRDefault="00C949D3">
            <w:r>
              <w:t>Enabled</w:t>
            </w:r>
          </w:p>
        </w:tc>
        <w:tc>
          <w:tcPr>
            <w:tcW w:w="0" w:type="auto"/>
            <w:shd w:val="clear" w:color="auto" w:fill="FFFFFF"/>
          </w:tcPr>
          <w:p w14:paraId="3B1C68A7" w14:textId="77777777" w:rsidR="00E9428B" w:rsidRDefault="00C949D3">
            <w:r>
              <w:t>Ready</w:t>
            </w:r>
          </w:p>
        </w:tc>
      </w:tr>
      <w:tr w:rsidR="00E9428B" w14:paraId="3AC89C12" w14:textId="77777777">
        <w:tc>
          <w:tcPr>
            <w:tcW w:w="0" w:type="auto"/>
            <w:shd w:val="clear" w:color="auto" w:fill="F2F6FC"/>
          </w:tcPr>
          <w:p w14:paraId="76580DB7" w14:textId="77777777" w:rsidR="00E9428B" w:rsidRDefault="00C949D3">
            <w:r>
              <w:rPr>
                <w:rFonts w:ascii="Consolas" w:hAnsi="Consolas"/>
                <w:sz w:val="20"/>
                <w:shd w:val="clear" w:color="auto" w:fill="F2F2F2"/>
              </w:rPr>
              <w:t>Zilverton-Core-Runner</w:t>
            </w:r>
          </w:p>
        </w:tc>
        <w:tc>
          <w:tcPr>
            <w:tcW w:w="0" w:type="auto"/>
            <w:shd w:val="clear" w:color="auto" w:fill="F2F6FC"/>
          </w:tcPr>
          <w:p w14:paraId="40D70967" w14:textId="77777777" w:rsidR="00E9428B" w:rsidRDefault="00C949D3">
            <w:r>
              <w:rPr>
                <w:rFonts w:ascii="Consolas" w:hAnsi="Consolas"/>
                <w:sz w:val="20"/>
                <w:shd w:val="clear" w:color="auto" w:fill="F2F2F2"/>
              </w:rPr>
              <w:t>Default</w:t>
            </w:r>
          </w:p>
        </w:tc>
        <w:tc>
          <w:tcPr>
            <w:tcW w:w="0" w:type="auto"/>
            <w:shd w:val="clear" w:color="auto" w:fill="F2F6FC"/>
          </w:tcPr>
          <w:p w14:paraId="6622E732" w14:textId="77777777" w:rsidR="00E9428B" w:rsidRDefault="00C949D3">
            <w:r>
              <w:t>Enabled</w:t>
            </w:r>
          </w:p>
        </w:tc>
        <w:tc>
          <w:tcPr>
            <w:tcW w:w="0" w:type="auto"/>
            <w:shd w:val="clear" w:color="auto" w:fill="F2F6FC"/>
          </w:tcPr>
          <w:p w14:paraId="0369D378" w14:textId="77777777" w:rsidR="00E9428B" w:rsidRDefault="00C949D3">
            <w:r>
              <w:t>Ready</w:t>
            </w:r>
          </w:p>
        </w:tc>
      </w:tr>
      <w:tr w:rsidR="00E9428B" w14:paraId="066584C2" w14:textId="77777777">
        <w:tc>
          <w:tcPr>
            <w:tcW w:w="0" w:type="auto"/>
            <w:shd w:val="clear" w:color="auto" w:fill="FFFFFF"/>
          </w:tcPr>
          <w:p w14:paraId="34682E7A" w14:textId="77777777" w:rsidR="00E9428B" w:rsidRDefault="00C949D3">
            <w:r>
              <w:rPr>
                <w:rFonts w:ascii="Consolas" w:hAnsi="Consolas"/>
                <w:sz w:val="20"/>
                <w:shd w:val="clear" w:color="auto" w:fill="F2F2F2"/>
              </w:rPr>
              <w:t>USMG-CORE-UBUNTU-RUNNER-3</w:t>
            </w:r>
          </w:p>
        </w:tc>
        <w:tc>
          <w:tcPr>
            <w:tcW w:w="0" w:type="auto"/>
            <w:shd w:val="clear" w:color="auto" w:fill="FFFFFF"/>
          </w:tcPr>
          <w:p w14:paraId="713D1285" w14:textId="77777777" w:rsidR="00E9428B" w:rsidRDefault="00C949D3">
            <w:r>
              <w:rPr>
                <w:rFonts w:ascii="Consolas" w:hAnsi="Consolas"/>
                <w:sz w:val="20"/>
                <w:shd w:val="clear" w:color="auto" w:fill="F2F2F2"/>
              </w:rPr>
              <w:t>USMG-CORE-RUNNER-GROUP</w:t>
            </w:r>
          </w:p>
        </w:tc>
        <w:tc>
          <w:tcPr>
            <w:tcW w:w="0" w:type="auto"/>
            <w:shd w:val="clear" w:color="auto" w:fill="FFFFFF"/>
          </w:tcPr>
          <w:p w14:paraId="40B7420E" w14:textId="77777777" w:rsidR="00E9428B" w:rsidRDefault="00C949D3">
            <w:r>
              <w:t>Enabled</w:t>
            </w:r>
          </w:p>
        </w:tc>
        <w:tc>
          <w:tcPr>
            <w:tcW w:w="0" w:type="auto"/>
            <w:shd w:val="clear" w:color="auto" w:fill="FFFFFF"/>
          </w:tcPr>
          <w:p w14:paraId="1C7F9152" w14:textId="77777777" w:rsidR="00E9428B" w:rsidRDefault="00C949D3">
            <w:r>
              <w:t>Ready</w:t>
            </w:r>
          </w:p>
        </w:tc>
      </w:tr>
      <w:tr w:rsidR="00E9428B" w14:paraId="28FE8F38" w14:textId="77777777">
        <w:tc>
          <w:tcPr>
            <w:tcW w:w="0" w:type="auto"/>
            <w:shd w:val="clear" w:color="auto" w:fill="F2F6FC"/>
          </w:tcPr>
          <w:p w14:paraId="648225B6" w14:textId="77777777" w:rsidR="00E9428B" w:rsidRDefault="00C949D3">
            <w:r>
              <w:rPr>
                <w:rFonts w:ascii="Consolas" w:hAnsi="Consolas"/>
                <w:sz w:val="20"/>
                <w:shd w:val="clear" w:color="auto" w:fill="F2F2F2"/>
              </w:rPr>
              <w:t>MA-Analytics-Runner</w:t>
            </w:r>
          </w:p>
        </w:tc>
        <w:tc>
          <w:tcPr>
            <w:tcW w:w="0" w:type="auto"/>
            <w:shd w:val="clear" w:color="auto" w:fill="F2F6FC"/>
          </w:tcPr>
          <w:p w14:paraId="175ADDB5" w14:textId="77777777" w:rsidR="00E9428B" w:rsidRDefault="00C949D3">
            <w:r>
              <w:rPr>
                <w:rFonts w:ascii="Consolas" w:hAnsi="Consolas"/>
                <w:sz w:val="20"/>
                <w:shd w:val="clear" w:color="auto" w:fill="F2F2F2"/>
              </w:rPr>
              <w:t>MA-Analytics-Runner-Group</w:t>
            </w:r>
          </w:p>
        </w:tc>
        <w:tc>
          <w:tcPr>
            <w:tcW w:w="0" w:type="auto"/>
            <w:shd w:val="clear" w:color="auto" w:fill="F2F6FC"/>
          </w:tcPr>
          <w:p w14:paraId="05BB4053" w14:textId="77777777" w:rsidR="00E9428B" w:rsidRDefault="00C949D3">
            <w:r>
              <w:t>Enabled</w:t>
            </w:r>
          </w:p>
        </w:tc>
        <w:tc>
          <w:tcPr>
            <w:tcW w:w="0" w:type="auto"/>
            <w:shd w:val="clear" w:color="auto" w:fill="F2F6FC"/>
          </w:tcPr>
          <w:p w14:paraId="7E31B444" w14:textId="77777777" w:rsidR="00E9428B" w:rsidRDefault="00C949D3">
            <w:r>
              <w:t>Ready</w:t>
            </w:r>
          </w:p>
        </w:tc>
      </w:tr>
      <w:tr w:rsidR="00E9428B" w14:paraId="1854DE8B" w14:textId="77777777">
        <w:tc>
          <w:tcPr>
            <w:tcW w:w="0" w:type="auto"/>
            <w:shd w:val="clear" w:color="auto" w:fill="FFFFFF"/>
          </w:tcPr>
          <w:p w14:paraId="041521E0" w14:textId="77777777" w:rsidR="00E9428B" w:rsidRDefault="00C949D3">
            <w:r>
              <w:rPr>
                <w:rFonts w:ascii="Consolas" w:hAnsi="Consolas"/>
                <w:sz w:val="20"/>
                <w:shd w:val="clear" w:color="auto" w:fill="F2F2F2"/>
              </w:rPr>
              <w:t>CSB-Core-Runner</w:t>
            </w:r>
          </w:p>
        </w:tc>
        <w:tc>
          <w:tcPr>
            <w:tcW w:w="0" w:type="auto"/>
            <w:shd w:val="clear" w:color="auto" w:fill="FFFFFF"/>
          </w:tcPr>
          <w:p w14:paraId="06C0F9B9" w14:textId="77777777" w:rsidR="00E9428B" w:rsidRDefault="00C949D3">
            <w:r>
              <w:rPr>
                <w:rFonts w:ascii="Consolas" w:hAnsi="Consolas"/>
                <w:sz w:val="20"/>
                <w:shd w:val="clear" w:color="auto" w:fill="F2F2F2"/>
              </w:rPr>
              <w:t>CSB-Core-Runner-Group</w:t>
            </w:r>
          </w:p>
        </w:tc>
        <w:tc>
          <w:tcPr>
            <w:tcW w:w="0" w:type="auto"/>
            <w:shd w:val="clear" w:color="auto" w:fill="FFFFFF"/>
          </w:tcPr>
          <w:p w14:paraId="795DA4CC" w14:textId="77777777" w:rsidR="00E9428B" w:rsidRDefault="00C949D3">
            <w:r>
              <w:t>Enabled</w:t>
            </w:r>
          </w:p>
        </w:tc>
        <w:tc>
          <w:tcPr>
            <w:tcW w:w="0" w:type="auto"/>
            <w:shd w:val="clear" w:color="auto" w:fill="FFFFFF"/>
          </w:tcPr>
          <w:p w14:paraId="10B56A25" w14:textId="77777777" w:rsidR="00E9428B" w:rsidRDefault="00C949D3">
            <w:r>
              <w:t>Ready</w:t>
            </w:r>
          </w:p>
        </w:tc>
      </w:tr>
    </w:tbl>
    <w:p w14:paraId="5023141B" w14:textId="77777777" w:rsidR="00E9428B" w:rsidRDefault="00E9428B"/>
    <w:p w14:paraId="1F3B1409" w14:textId="77777777" w:rsidR="00E9428B" w:rsidRDefault="00E9428B"/>
    <w:p w14:paraId="4FA730DB" w14:textId="77777777" w:rsidR="00E9428B" w:rsidRDefault="00C949D3">
      <w:r>
        <w:rPr>
          <w:b/>
        </w:rPr>
        <w:t>Action per runner:</w:t>
      </w:r>
    </w:p>
    <w:p w14:paraId="7108C878" w14:textId="77777777" w:rsidR="00E9428B" w:rsidRDefault="00C949D3">
      <w:pPr>
        <w:ind w:left="360" w:hanging="320"/>
      </w:pPr>
      <w:r>
        <w:t>1.  Recreate the runner group on the HCSC Enterprise account if it does not exist (</w:t>
      </w:r>
      <w:r>
        <w:rPr>
          <w:rFonts w:ascii="Consolas" w:hAnsi="Consolas"/>
          <w:sz w:val="20"/>
          <w:shd w:val="clear" w:color="auto" w:fill="F2F2F2"/>
        </w:rPr>
        <w:t>Default</w:t>
      </w:r>
      <w:r>
        <w:t xml:space="preserve"> already exists).</w:t>
      </w:r>
    </w:p>
    <w:p w14:paraId="6BDF818C" w14:textId="77777777" w:rsidR="00E9428B" w:rsidRDefault="00C949D3">
      <w:pPr>
        <w:ind w:left="360" w:hanging="320"/>
      </w:pPr>
      <w:r>
        <w:t>2.  Provision the runner host, then register against the HCSC Enterprise:</w:t>
      </w:r>
    </w:p>
    <w:p w14:paraId="3D9D290D" w14:textId="77777777" w:rsidR="00E9428B" w:rsidRDefault="00C949D3">
      <w:r>
        <w:t xml:space="preserve">   </w:t>
      </w:r>
      <w:r>
        <w:rPr>
          <w:rFonts w:ascii="Consolas" w:hAnsi="Consolas"/>
          <w:sz w:val="20"/>
          <w:shd w:val="clear" w:color="auto" w:fill="F2F2F2"/>
        </w:rPr>
        <w:t>./config.sh --url https://github.com/enterprises/hcsc --runnergroup "&lt;group&gt;" --labels "&lt;same-labels&gt;" --token &lt;reg-token&gt;</w:t>
      </w:r>
      <w:r>
        <w:t>.</w:t>
      </w:r>
    </w:p>
    <w:p w14:paraId="5444A7AC" w14:textId="77777777" w:rsidR="00E9428B" w:rsidRDefault="00C949D3">
      <w:pPr>
        <w:ind w:left="360" w:hanging="320"/>
      </w:pPr>
      <w:r>
        <w:t xml:space="preserve">3.  Keep </w:t>
      </w:r>
      <w:r>
        <w:rPr>
          <w:b/>
        </w:rPr>
        <w:t>Public IP Enabled</w:t>
      </w:r>
      <w:r>
        <w:t xml:space="preserve"> to match source behavior.</w:t>
      </w:r>
    </w:p>
    <w:p w14:paraId="10695A7C" w14:textId="77777777" w:rsidR="00E9428B" w:rsidRDefault="00C949D3">
      <w:pPr>
        <w:ind w:left="360" w:hanging="320"/>
      </w:pPr>
      <w:r>
        <w:t xml:space="preserve">4.  Verify the runner shows </w:t>
      </w:r>
      <w:r>
        <w:rPr>
          <w:b/>
        </w:rPr>
        <w:t>Ready/Idle</w:t>
      </w:r>
      <w:r>
        <w:t xml:space="preserve"> in </w:t>
      </w:r>
      <w:r>
        <w:rPr>
          <w:rFonts w:ascii="Consolas" w:hAnsi="Consolas"/>
          <w:sz w:val="20"/>
          <w:shd w:val="clear" w:color="auto" w:fill="F2F2F2"/>
        </w:rPr>
        <w:t>Enterprise → Runners</w:t>
      </w:r>
      <w:r>
        <w:t xml:space="preserve"> before cutover.</w:t>
      </w:r>
    </w:p>
    <w:p w14:paraId="54E6D300" w14:textId="77777777" w:rsidR="00E9428B" w:rsidRDefault="00C949D3">
      <w:pPr>
        <w:ind w:left="360" w:hanging="320"/>
      </w:pPr>
      <w:r>
        <w:t xml:space="preserve">5.  Reference these runners from workflows with the same </w:t>
      </w:r>
      <w:r>
        <w:rPr>
          <w:rFonts w:ascii="Consolas" w:hAnsi="Consolas"/>
          <w:sz w:val="20"/>
          <w:shd w:val="clear" w:color="auto" w:fill="F2F2F2"/>
        </w:rPr>
        <w:t>runs-on</w:t>
      </w:r>
      <w:r>
        <w:t xml:space="preserve"> labels — no workflow change needed if labels are preserved.</w:t>
      </w:r>
    </w:p>
    <w:p w14:paraId="562C75D1" w14:textId="77777777" w:rsidR="00E9428B" w:rsidRDefault="00E9428B"/>
    <w:p w14:paraId="5FCE7D4D" w14:textId="77777777" w:rsidR="00E9428B" w:rsidRDefault="00C949D3">
      <w:pPr>
        <w:pStyle w:val="Heading3"/>
      </w:pPr>
      <w:r>
        <w:t>Deferred — reviewed later (not this phase)</w:t>
      </w:r>
    </w:p>
    <w:p w14:paraId="664355AD" w14:textId="77777777" w:rsidR="00E9428B" w:rsidRDefault="00E9428B"/>
    <w:p w14:paraId="423383AD" w14:textId="77777777" w:rsidR="00E9428B" w:rsidRDefault="00C949D3">
      <w:r>
        <w:rPr>
          <w:b/>
        </w:rPr>
        <w:t>Private enterprise runners (Public IP Disabled, Azure vnet)</w:t>
      </w:r>
      <w:r>
        <w:t xml:space="preserve"> — no action now:</w:t>
      </w:r>
    </w:p>
    <w:p w14:paraId="1A965116" w14:textId="77777777" w:rsidR="00E9428B" w:rsidRDefault="00E9428B"/>
    <w:tbl>
      <w:tblPr>
        <w:tblStyle w:val="TableGrid"/>
        <w:tblW w:w="0" w:type="auto"/>
        <w:tblInd w:w="80" w:type="dxa"/>
        <w:tblLook w:val="04A0" w:firstRow="1" w:lastRow="0" w:firstColumn="1" w:lastColumn="0" w:noHBand="0" w:noVBand="1"/>
      </w:tblPr>
      <w:tblGrid>
        <w:gridCol w:w="2911"/>
        <w:gridCol w:w="3022"/>
        <w:gridCol w:w="4057"/>
      </w:tblGrid>
      <w:tr w:rsidR="00E9428B" w14:paraId="6BEB6F5A" w14:textId="77777777" w:rsidTr="46685034">
        <w:tc>
          <w:tcPr>
            <w:tcW w:w="0" w:type="auto"/>
            <w:shd w:val="clear" w:color="auto" w:fill="1F3864" w:themeFill="accent1" w:themeFillShade="80"/>
          </w:tcPr>
          <w:p w14:paraId="09020BA9" w14:textId="77777777" w:rsidR="00E9428B" w:rsidRDefault="00C949D3">
            <w:r>
              <w:rPr>
                <w:b/>
                <w:color w:val="FFFFFF"/>
              </w:rPr>
              <w:t>Runner</w:t>
            </w:r>
          </w:p>
        </w:tc>
        <w:tc>
          <w:tcPr>
            <w:tcW w:w="0" w:type="auto"/>
            <w:shd w:val="clear" w:color="auto" w:fill="1F3864" w:themeFill="accent1" w:themeFillShade="80"/>
          </w:tcPr>
          <w:p w14:paraId="19B39C50" w14:textId="77777777" w:rsidR="00E9428B" w:rsidRDefault="00C949D3">
            <w:r>
              <w:rPr>
                <w:b/>
                <w:color w:val="FFFFFF"/>
              </w:rPr>
              <w:t>Runner group</w:t>
            </w:r>
          </w:p>
        </w:tc>
        <w:tc>
          <w:tcPr>
            <w:tcW w:w="0" w:type="auto"/>
            <w:shd w:val="clear" w:color="auto" w:fill="1F3864" w:themeFill="accent1" w:themeFillShade="80"/>
          </w:tcPr>
          <w:p w14:paraId="72F77DC3" w14:textId="77777777" w:rsidR="00E9428B" w:rsidRDefault="00C949D3">
            <w:r>
              <w:rPr>
                <w:b/>
                <w:color w:val="FFFFFF"/>
              </w:rPr>
              <w:t>Status</w:t>
            </w:r>
          </w:p>
        </w:tc>
      </w:tr>
      <w:tr w:rsidR="00E9428B" w14:paraId="15BECA57" w14:textId="77777777" w:rsidTr="46685034">
        <w:tc>
          <w:tcPr>
            <w:tcW w:w="0" w:type="auto"/>
            <w:shd w:val="clear" w:color="auto" w:fill="FFFFFF" w:themeFill="background1"/>
          </w:tcPr>
          <w:p w14:paraId="2C02E56E" w14:textId="77777777" w:rsidR="00E9428B" w:rsidRDefault="00C949D3">
            <w:r>
              <w:rPr>
                <w:rFonts w:ascii="Consolas" w:hAnsi="Consolas"/>
                <w:sz w:val="20"/>
                <w:shd w:val="clear" w:color="auto" w:fill="F2F2F2"/>
              </w:rPr>
              <w:t>zilverton-private-x64-ubuntu</w:t>
            </w:r>
          </w:p>
        </w:tc>
        <w:tc>
          <w:tcPr>
            <w:tcW w:w="0" w:type="auto"/>
            <w:shd w:val="clear" w:color="auto" w:fill="FFFFFF" w:themeFill="background1"/>
          </w:tcPr>
          <w:p w14:paraId="7DA3E3E7" w14:textId="77777777" w:rsidR="00E9428B" w:rsidRDefault="00C949D3">
            <w:r>
              <w:rPr>
                <w:rFonts w:ascii="Consolas" w:hAnsi="Consolas"/>
                <w:sz w:val="20"/>
                <w:shd w:val="clear" w:color="auto" w:fill="F2F2F2"/>
              </w:rPr>
              <w:t>azure-vnet-private-networking-prod</w:t>
            </w:r>
          </w:p>
        </w:tc>
        <w:tc>
          <w:tcPr>
            <w:tcW w:w="0" w:type="auto"/>
            <w:shd w:val="clear" w:color="auto" w:fill="FFFFFF" w:themeFill="background1"/>
          </w:tcPr>
          <w:p w14:paraId="02842069" w14:textId="77777777" w:rsidR="00E9428B" w:rsidRDefault="00C949D3">
            <w:r>
              <w:t>Ready</w:t>
            </w:r>
          </w:p>
        </w:tc>
      </w:tr>
      <w:tr w:rsidR="00E9428B" w14:paraId="0A47B68E" w14:textId="77777777" w:rsidTr="46685034">
        <w:tc>
          <w:tcPr>
            <w:tcW w:w="0" w:type="auto"/>
            <w:shd w:val="clear" w:color="auto" w:fill="F2F6FC"/>
          </w:tcPr>
          <w:p w14:paraId="74C968FE" w14:textId="77777777" w:rsidR="00E9428B" w:rsidRDefault="00C949D3">
            <w:r>
              <w:rPr>
                <w:rFonts w:ascii="Consolas" w:hAnsi="Consolas"/>
                <w:sz w:val="20"/>
                <w:shd w:val="clear" w:color="auto" w:fill="F2F2F2"/>
              </w:rPr>
              <w:t>zilverton-private-x64-windows</w:t>
            </w:r>
          </w:p>
        </w:tc>
        <w:tc>
          <w:tcPr>
            <w:tcW w:w="0" w:type="auto"/>
            <w:shd w:val="clear" w:color="auto" w:fill="F2F6FC"/>
          </w:tcPr>
          <w:p w14:paraId="733A9E9A" w14:textId="77777777" w:rsidR="00E9428B" w:rsidRDefault="00C949D3">
            <w:r>
              <w:rPr>
                <w:rFonts w:ascii="Consolas" w:hAnsi="Consolas"/>
                <w:sz w:val="20"/>
                <w:shd w:val="clear" w:color="auto" w:fill="F2F2F2"/>
              </w:rPr>
              <w:t>azure-vnet-private-networking-prod</w:t>
            </w:r>
          </w:p>
        </w:tc>
        <w:tc>
          <w:tcPr>
            <w:tcW w:w="0" w:type="auto"/>
            <w:shd w:val="clear" w:color="auto" w:fill="F2F6FC"/>
          </w:tcPr>
          <w:p w14:paraId="221527D0" w14:textId="77777777" w:rsidR="00E9428B" w:rsidRDefault="00C949D3">
            <w:r>
              <w:t>Ready</w:t>
            </w:r>
          </w:p>
        </w:tc>
      </w:tr>
      <w:tr w:rsidR="00E9428B" w14:paraId="44BD4754" w14:textId="77777777" w:rsidTr="46685034">
        <w:tc>
          <w:tcPr>
            <w:tcW w:w="0" w:type="auto"/>
            <w:shd w:val="clear" w:color="auto" w:fill="FFFFFF" w:themeFill="background1"/>
          </w:tcPr>
          <w:p w14:paraId="432FE5BD" w14:textId="77777777" w:rsidR="00E9428B" w:rsidRDefault="00C949D3">
            <w:r>
              <w:rPr>
                <w:rFonts w:ascii="Consolas" w:hAnsi="Consolas"/>
                <w:sz w:val="20"/>
                <w:shd w:val="clear" w:color="auto" w:fill="F2F2F2"/>
              </w:rPr>
              <w:t>zilverton-private-x64-ubuntu-24</w:t>
            </w:r>
          </w:p>
        </w:tc>
        <w:tc>
          <w:tcPr>
            <w:tcW w:w="0" w:type="auto"/>
            <w:shd w:val="clear" w:color="auto" w:fill="FFFFFF" w:themeFill="background1"/>
          </w:tcPr>
          <w:p w14:paraId="6BFAC1A4" w14:textId="77777777" w:rsidR="00E9428B" w:rsidRDefault="00C949D3">
            <w:r>
              <w:rPr>
                <w:rFonts w:ascii="Consolas" w:hAnsi="Consolas"/>
                <w:sz w:val="20"/>
                <w:shd w:val="clear" w:color="auto" w:fill="F2F2F2"/>
              </w:rPr>
              <w:t>azure-vnet-private-networking-prod</w:t>
            </w:r>
          </w:p>
        </w:tc>
        <w:tc>
          <w:tcPr>
            <w:tcW w:w="0" w:type="auto"/>
            <w:shd w:val="clear" w:color="auto" w:fill="FFFFFF" w:themeFill="background1"/>
          </w:tcPr>
          <w:p w14:paraId="10CD5983" w14:textId="77777777" w:rsidR="00E9428B" w:rsidRDefault="00C949D3">
            <w:r>
              <w:t>Ready</w:t>
            </w:r>
          </w:p>
        </w:tc>
      </w:tr>
      <w:tr w:rsidR="00E9428B" w14:paraId="36C278D8" w14:textId="77777777" w:rsidTr="46685034">
        <w:tc>
          <w:tcPr>
            <w:tcW w:w="0" w:type="auto"/>
            <w:shd w:val="clear" w:color="auto" w:fill="F2F6FC"/>
          </w:tcPr>
          <w:p w14:paraId="7CDCB91C" w14:textId="77777777" w:rsidR="00E9428B" w:rsidRDefault="00C949D3">
            <w:r>
              <w:rPr>
                <w:rFonts w:ascii="Consolas" w:hAnsi="Consolas"/>
                <w:sz w:val="20"/>
                <w:shd w:val="clear" w:color="auto" w:fill="F2F2F2"/>
              </w:rPr>
              <w:t>zilverton-private-x64-windows-2025</w:t>
            </w:r>
          </w:p>
        </w:tc>
        <w:tc>
          <w:tcPr>
            <w:tcW w:w="0" w:type="auto"/>
            <w:shd w:val="clear" w:color="auto" w:fill="F2F6FC"/>
          </w:tcPr>
          <w:p w14:paraId="7EE47B54" w14:textId="77777777" w:rsidR="00E9428B" w:rsidRDefault="00C949D3">
            <w:r>
              <w:rPr>
                <w:rFonts w:ascii="Consolas" w:hAnsi="Consolas"/>
                <w:sz w:val="20"/>
                <w:shd w:val="clear" w:color="auto" w:fill="F2F2F2"/>
              </w:rPr>
              <w:t>azure-vnet-private-networking-prod</w:t>
            </w:r>
          </w:p>
        </w:tc>
        <w:tc>
          <w:tcPr>
            <w:tcW w:w="0" w:type="auto"/>
            <w:shd w:val="clear" w:color="auto" w:fill="F2F6FC"/>
          </w:tcPr>
          <w:p w14:paraId="31E8117D" w14:textId="77777777" w:rsidR="00E9428B" w:rsidRDefault="00C949D3">
            <w:r>
              <w:t>Ready</w:t>
            </w:r>
          </w:p>
        </w:tc>
      </w:tr>
      <w:tr w:rsidR="00284B96" w14:paraId="0AE6BC47" w14:textId="77777777" w:rsidTr="46685034">
        <w:tc>
          <w:tcPr>
            <w:tcW w:w="0" w:type="auto"/>
            <w:shd w:val="clear" w:color="auto" w:fill="FFFFFF" w:themeFill="background1"/>
          </w:tcPr>
          <w:p w14:paraId="37FC6FFB" w14:textId="77777777" w:rsidR="00284B96" w:rsidRDefault="00284B96" w:rsidP="00284B96">
            <w:commentRangeStart w:id="116"/>
            <w:r w:rsidRPr="40F53618">
              <w:rPr>
                <w:rFonts w:ascii="Consolas" w:hAnsi="Consolas"/>
                <w:sz w:val="20"/>
                <w:shd w:val="clear" w:color="auto" w:fill="F2F2F2"/>
              </w:rPr>
              <w:t>zilverton-private-x64-ubuntu_v2</w:t>
            </w:r>
          </w:p>
        </w:tc>
        <w:tc>
          <w:tcPr>
            <w:tcW w:w="0" w:type="auto"/>
            <w:shd w:val="clear" w:color="auto" w:fill="FFFFFF" w:themeFill="background1"/>
          </w:tcPr>
          <w:p w14:paraId="4AB64C36" w14:textId="77777777" w:rsidR="00284B96" w:rsidRDefault="00284B96" w:rsidP="00284B96">
            <w:r>
              <w:rPr>
                <w:rFonts w:ascii="Consolas" w:hAnsi="Consolas"/>
                <w:sz w:val="20"/>
                <w:shd w:val="clear" w:color="auto" w:fill="F2F2F2"/>
              </w:rPr>
              <w:t>azure-vnet-private-networking-prod-V2</w:t>
            </w:r>
          </w:p>
        </w:tc>
        <w:tc>
          <w:tcPr>
            <w:tcW w:w="0" w:type="auto"/>
            <w:shd w:val="clear" w:color="auto" w:fill="FFFFFF" w:themeFill="background1"/>
          </w:tcPr>
          <w:p w14:paraId="434E0D2A" w14:textId="2C42A342" w:rsidR="00284B96" w:rsidRDefault="00284B96" w:rsidP="00284B96">
            <w:ins w:id="117" w:author="Fabio Palumbo" w:date="2026-08-06T13:28:00Z" w16du:dateUtc="2026-08-06T16:28:00Z">
              <w:r>
                <w:rPr>
                  <w:color w:val="C00000"/>
                </w:rPr>
                <w:t>Not in use — do not recreate (decommission candidate)</w:t>
              </w:r>
            </w:ins>
            <w:del w:id="118" w:author="Fabio Palumbo" w:date="2026-08-06T13:28:00Z" w16du:dateUtc="2026-08-06T16:28:00Z">
              <w:r w:rsidDel="008E1A0F">
                <w:delText>Action needed</w:delText>
              </w:r>
              <w:commentRangeEnd w:id="116"/>
              <w:r w:rsidDel="008E1A0F">
                <w:rPr>
                  <w:rStyle w:val="CommentReference"/>
                  <w:sz w:val="22"/>
                  <w:szCs w:val="20"/>
                </w:rPr>
                <w:commentReference w:id="116"/>
              </w:r>
            </w:del>
          </w:p>
        </w:tc>
      </w:tr>
      <w:tr w:rsidR="00284B96" w14:paraId="2EB42177" w14:textId="77777777" w:rsidTr="46685034">
        <w:tc>
          <w:tcPr>
            <w:tcW w:w="0" w:type="auto"/>
            <w:shd w:val="clear" w:color="auto" w:fill="F2F6FC"/>
          </w:tcPr>
          <w:p w14:paraId="458D6C18" w14:textId="77777777" w:rsidR="00284B96" w:rsidRDefault="00284B96" w:rsidP="00284B96">
            <w:r>
              <w:rPr>
                <w:rFonts w:ascii="Consolas" w:hAnsi="Consolas"/>
                <w:sz w:val="20"/>
                <w:shd w:val="clear" w:color="auto" w:fill="F2F2F2"/>
              </w:rPr>
              <w:t>zilverton-private-x64-windows-centralus</w:t>
            </w:r>
          </w:p>
        </w:tc>
        <w:tc>
          <w:tcPr>
            <w:tcW w:w="0" w:type="auto"/>
            <w:shd w:val="clear" w:color="auto" w:fill="F2F6FC"/>
          </w:tcPr>
          <w:p w14:paraId="41E7742D" w14:textId="77777777" w:rsidR="00284B96" w:rsidRDefault="00284B96" w:rsidP="00284B96">
            <w:r>
              <w:rPr>
                <w:rFonts w:ascii="Consolas" w:hAnsi="Consolas"/>
                <w:sz w:val="20"/>
                <w:shd w:val="clear" w:color="auto" w:fill="F2F2F2"/>
              </w:rPr>
              <w:t>azure-vnet-private-networking-central-us-prod</w:t>
            </w:r>
          </w:p>
        </w:tc>
        <w:tc>
          <w:tcPr>
            <w:tcW w:w="0" w:type="auto"/>
            <w:shd w:val="clear" w:color="auto" w:fill="F2F6FC"/>
          </w:tcPr>
          <w:p w14:paraId="060EDE96" w14:textId="77777777" w:rsidR="00284B96" w:rsidRDefault="00284B96" w:rsidP="00284B96">
            <w:r>
              <w:t>Ready</w:t>
            </w:r>
          </w:p>
        </w:tc>
      </w:tr>
      <w:tr w:rsidR="00284B96" w14:paraId="759D45D5" w14:textId="77777777" w:rsidTr="46685034">
        <w:tc>
          <w:tcPr>
            <w:tcW w:w="0" w:type="auto"/>
            <w:shd w:val="clear" w:color="auto" w:fill="FFFFFF" w:themeFill="background1"/>
          </w:tcPr>
          <w:p w14:paraId="4646B718" w14:textId="77777777" w:rsidR="00284B96" w:rsidRDefault="00284B96" w:rsidP="00284B96">
            <w:r>
              <w:rPr>
                <w:rFonts w:ascii="Consolas" w:hAnsi="Consolas"/>
                <w:sz w:val="20"/>
                <w:shd w:val="clear" w:color="auto" w:fill="F2F2F2"/>
              </w:rPr>
              <w:t>zilverton-private-x64-windows-2025-centralus</w:t>
            </w:r>
          </w:p>
        </w:tc>
        <w:tc>
          <w:tcPr>
            <w:tcW w:w="0" w:type="auto"/>
            <w:shd w:val="clear" w:color="auto" w:fill="FFFFFF" w:themeFill="background1"/>
          </w:tcPr>
          <w:p w14:paraId="52A70679" w14:textId="77777777" w:rsidR="00284B96" w:rsidRDefault="00284B96" w:rsidP="00284B96">
            <w:r>
              <w:rPr>
                <w:rFonts w:ascii="Consolas" w:hAnsi="Consolas"/>
                <w:sz w:val="20"/>
                <w:shd w:val="clear" w:color="auto" w:fill="F2F2F2"/>
              </w:rPr>
              <w:t>azure-vnet-private-networking-central-us-prod</w:t>
            </w:r>
          </w:p>
        </w:tc>
        <w:tc>
          <w:tcPr>
            <w:tcW w:w="0" w:type="auto"/>
            <w:shd w:val="clear" w:color="auto" w:fill="FFFFFF" w:themeFill="background1"/>
          </w:tcPr>
          <w:p w14:paraId="3E7AE7BA" w14:textId="77777777" w:rsidR="00284B96" w:rsidRDefault="00284B96" w:rsidP="00284B96">
            <w:r>
              <w:t>Ready</w:t>
            </w:r>
          </w:p>
        </w:tc>
      </w:tr>
      <w:tr w:rsidR="00284B96" w14:paraId="339F9C77" w14:textId="77777777" w:rsidTr="46685034">
        <w:tc>
          <w:tcPr>
            <w:tcW w:w="0" w:type="auto"/>
            <w:shd w:val="clear" w:color="auto" w:fill="F2F6FC"/>
          </w:tcPr>
          <w:p w14:paraId="0FAB47CF" w14:textId="77777777" w:rsidR="00284B96" w:rsidRDefault="00284B96" w:rsidP="00284B96">
            <w:r>
              <w:rPr>
                <w:rFonts w:ascii="Consolas" w:hAnsi="Consolas"/>
                <w:sz w:val="20"/>
                <w:shd w:val="clear" w:color="auto" w:fill="F2F2F2"/>
              </w:rPr>
              <w:t>zilverton-private-x64-ubuntu-24-centralus</w:t>
            </w:r>
          </w:p>
        </w:tc>
        <w:tc>
          <w:tcPr>
            <w:tcW w:w="0" w:type="auto"/>
            <w:shd w:val="clear" w:color="auto" w:fill="F2F6FC"/>
          </w:tcPr>
          <w:p w14:paraId="744395FC" w14:textId="77777777" w:rsidR="00284B96" w:rsidRDefault="00284B96" w:rsidP="00284B96">
            <w:r>
              <w:rPr>
                <w:rFonts w:ascii="Consolas" w:hAnsi="Consolas"/>
                <w:sz w:val="20"/>
                <w:shd w:val="clear" w:color="auto" w:fill="F2F2F2"/>
              </w:rPr>
              <w:t>azure-vnet-private-networking-central-us-prod</w:t>
            </w:r>
          </w:p>
        </w:tc>
        <w:tc>
          <w:tcPr>
            <w:tcW w:w="0" w:type="auto"/>
            <w:shd w:val="clear" w:color="auto" w:fill="F2F6FC"/>
          </w:tcPr>
          <w:p w14:paraId="56F03974" w14:textId="77777777" w:rsidR="00284B96" w:rsidRDefault="00284B96" w:rsidP="00284B96">
            <w:r>
              <w:t>Action needed</w:t>
            </w:r>
          </w:p>
        </w:tc>
      </w:tr>
    </w:tbl>
    <w:p w14:paraId="7DF4E37C" w14:textId="77777777" w:rsidR="00E9428B" w:rsidRDefault="00E9428B"/>
    <w:p w14:paraId="44FB30F8" w14:textId="77777777" w:rsidR="00E9428B" w:rsidRDefault="00E9428B"/>
    <w:p w14:paraId="19738C02" w14:textId="77777777" w:rsidR="00E9428B" w:rsidRDefault="00C949D3">
      <w:r>
        <w:t>Private runners require the Azure vnet + private networking wiring; recreating them is a separate infrastructure workstream to be scheduled after the public-runner duplication is validated.</w:t>
      </w:r>
    </w:p>
    <w:p w14:paraId="1DA6542E" w14:textId="77777777" w:rsidR="00E9428B" w:rsidRDefault="00E9428B"/>
    <w:p w14:paraId="7A2B522E" w14:textId="77777777" w:rsidR="00E9428B" w:rsidRDefault="00C949D3">
      <w:r>
        <w:rPr>
          <w:b/>
        </w:rPr>
        <w:t>Org-scoped self-hosted runners</w:t>
      </w:r>
      <w:r>
        <w:t xml:space="preserve"> — no action now:</w:t>
      </w:r>
    </w:p>
    <w:p w14:paraId="3041E394" w14:textId="77777777" w:rsidR="00E9428B" w:rsidRDefault="00E9428B"/>
    <w:tbl>
      <w:tblPr>
        <w:tblStyle w:val="TableGrid"/>
        <w:tblW w:w="0" w:type="auto"/>
        <w:tblInd w:w="80" w:type="dxa"/>
        <w:tblLook w:val="04A0" w:firstRow="1" w:lastRow="0" w:firstColumn="1" w:lastColumn="0" w:noHBand="0" w:noVBand="1"/>
      </w:tblPr>
      <w:tblGrid>
        <w:gridCol w:w="2663"/>
        <w:gridCol w:w="1606"/>
        <w:gridCol w:w="4724"/>
        <w:gridCol w:w="997"/>
      </w:tblGrid>
      <w:tr w:rsidR="00E9428B" w14:paraId="1ACBDEA0" w14:textId="77777777">
        <w:tc>
          <w:tcPr>
            <w:tcW w:w="0" w:type="auto"/>
            <w:shd w:val="clear" w:color="auto" w:fill="1F3864"/>
          </w:tcPr>
          <w:p w14:paraId="7F913197" w14:textId="77777777" w:rsidR="00E9428B" w:rsidRDefault="00C949D3">
            <w:r>
              <w:rPr>
                <w:b/>
                <w:color w:val="FFFFFF"/>
              </w:rPr>
              <w:t>Runner</w:t>
            </w:r>
          </w:p>
        </w:tc>
        <w:tc>
          <w:tcPr>
            <w:tcW w:w="0" w:type="auto"/>
            <w:shd w:val="clear" w:color="auto" w:fill="1F3864"/>
          </w:tcPr>
          <w:p w14:paraId="69D6512F" w14:textId="77777777" w:rsidR="00E9428B" w:rsidRDefault="00C949D3">
            <w:r>
              <w:rPr>
                <w:b/>
                <w:color w:val="FFFFFF"/>
              </w:rPr>
              <w:t>Runner group</w:t>
            </w:r>
          </w:p>
        </w:tc>
        <w:tc>
          <w:tcPr>
            <w:tcW w:w="0" w:type="auto"/>
            <w:shd w:val="clear" w:color="auto" w:fill="1F3864"/>
          </w:tcPr>
          <w:p w14:paraId="1E48EEA5" w14:textId="77777777" w:rsidR="00E9428B" w:rsidRDefault="00C949D3">
            <w:r>
              <w:rPr>
                <w:b/>
                <w:color w:val="FFFFFF"/>
              </w:rPr>
              <w:t>Labels</w:t>
            </w:r>
          </w:p>
        </w:tc>
        <w:tc>
          <w:tcPr>
            <w:tcW w:w="0" w:type="auto"/>
            <w:shd w:val="clear" w:color="auto" w:fill="1F3864"/>
          </w:tcPr>
          <w:p w14:paraId="314DC882" w14:textId="77777777" w:rsidR="00E9428B" w:rsidRDefault="00C949D3">
            <w:r>
              <w:rPr>
                <w:b/>
                <w:color w:val="FFFFFF"/>
              </w:rPr>
              <w:t>OS</w:t>
            </w:r>
          </w:p>
        </w:tc>
      </w:tr>
      <w:tr w:rsidR="00E9428B" w14:paraId="04126179" w14:textId="77777777">
        <w:tc>
          <w:tcPr>
            <w:tcW w:w="0" w:type="auto"/>
            <w:shd w:val="clear" w:color="auto" w:fill="FFFFFF"/>
          </w:tcPr>
          <w:p w14:paraId="122D4252" w14:textId="77777777" w:rsidR="00E9428B" w:rsidRDefault="00C949D3">
            <w:r>
              <w:rPr>
                <w:rFonts w:ascii="Consolas" w:hAnsi="Consolas"/>
                <w:sz w:val="20"/>
                <w:shd w:val="clear" w:color="auto" w:fill="F2F2F2"/>
              </w:rPr>
              <w:t>usmg-prod-RAES-windows-runner-01</w:t>
            </w:r>
          </w:p>
        </w:tc>
        <w:tc>
          <w:tcPr>
            <w:tcW w:w="0" w:type="auto"/>
            <w:shd w:val="clear" w:color="auto" w:fill="FFFFFF"/>
          </w:tcPr>
          <w:p w14:paraId="5BC9A305" w14:textId="77777777" w:rsidR="00E9428B" w:rsidRDefault="00C949D3">
            <w:r>
              <w:rPr>
                <w:rFonts w:ascii="Consolas" w:hAnsi="Consolas"/>
                <w:sz w:val="20"/>
                <w:shd w:val="clear" w:color="auto" w:fill="F2F2F2"/>
              </w:rPr>
              <w:t>prod-raes-windows</w:t>
            </w:r>
          </w:p>
        </w:tc>
        <w:tc>
          <w:tcPr>
            <w:tcW w:w="0" w:type="auto"/>
            <w:shd w:val="clear" w:color="auto" w:fill="FFFFFF"/>
          </w:tcPr>
          <w:p w14:paraId="650B491A" w14:textId="77777777" w:rsidR="00E9428B" w:rsidRDefault="00C949D3">
            <w:r>
              <w:rPr>
                <w:rFonts w:ascii="Consolas" w:hAnsi="Consolas"/>
                <w:sz w:val="20"/>
                <w:shd w:val="clear" w:color="auto" w:fill="F2F2F2"/>
              </w:rPr>
              <w:t>ssis-org-windows-production-runner</w:t>
            </w:r>
            <w:r>
              <w:t>, self-hosted, Windows, X64</w:t>
            </w:r>
          </w:p>
        </w:tc>
        <w:tc>
          <w:tcPr>
            <w:tcW w:w="0" w:type="auto"/>
            <w:shd w:val="clear" w:color="auto" w:fill="FFFFFF"/>
          </w:tcPr>
          <w:p w14:paraId="6D705CB6" w14:textId="77777777" w:rsidR="00E9428B" w:rsidRDefault="00C949D3">
            <w:r>
              <w:t>Windows</w:t>
            </w:r>
          </w:p>
        </w:tc>
      </w:tr>
      <w:tr w:rsidR="00E9428B" w14:paraId="1C0D0DF2" w14:textId="77777777">
        <w:tc>
          <w:tcPr>
            <w:tcW w:w="0" w:type="auto"/>
            <w:shd w:val="clear" w:color="auto" w:fill="F2F6FC"/>
          </w:tcPr>
          <w:p w14:paraId="032639FD" w14:textId="77777777" w:rsidR="00E9428B" w:rsidRDefault="00C949D3">
            <w:r>
              <w:rPr>
                <w:rFonts w:ascii="Consolas" w:hAnsi="Consolas"/>
                <w:sz w:val="20"/>
                <w:shd w:val="clear" w:color="auto" w:fill="F2F2F2"/>
              </w:rPr>
              <w:t>usmg-dev-RAES-windows-runner-01</w:t>
            </w:r>
          </w:p>
        </w:tc>
        <w:tc>
          <w:tcPr>
            <w:tcW w:w="0" w:type="auto"/>
            <w:shd w:val="clear" w:color="auto" w:fill="F2F6FC"/>
          </w:tcPr>
          <w:p w14:paraId="5F1DBBFD" w14:textId="77777777" w:rsidR="00E9428B" w:rsidRDefault="00C949D3">
            <w:r>
              <w:rPr>
                <w:rFonts w:ascii="Consolas" w:hAnsi="Consolas"/>
                <w:sz w:val="20"/>
                <w:shd w:val="clear" w:color="auto" w:fill="F2F2F2"/>
              </w:rPr>
              <w:t>dev-raes-windows</w:t>
            </w:r>
          </w:p>
        </w:tc>
        <w:tc>
          <w:tcPr>
            <w:tcW w:w="0" w:type="auto"/>
            <w:shd w:val="clear" w:color="auto" w:fill="F2F6FC"/>
          </w:tcPr>
          <w:p w14:paraId="0994D752" w14:textId="77777777" w:rsidR="00E9428B" w:rsidRDefault="00C949D3">
            <w:r>
              <w:rPr>
                <w:rFonts w:ascii="Consolas" w:hAnsi="Consolas"/>
                <w:sz w:val="20"/>
                <w:shd w:val="clear" w:color="auto" w:fill="F2F2F2"/>
              </w:rPr>
              <w:t>ssis-org-windows-non-production-runner</w:t>
            </w:r>
            <w:r>
              <w:t>, self-hosted, Windows, X64</w:t>
            </w:r>
          </w:p>
        </w:tc>
        <w:tc>
          <w:tcPr>
            <w:tcW w:w="0" w:type="auto"/>
            <w:shd w:val="clear" w:color="auto" w:fill="F2F6FC"/>
          </w:tcPr>
          <w:p w14:paraId="0E785F98" w14:textId="77777777" w:rsidR="00E9428B" w:rsidRDefault="00C949D3">
            <w:r>
              <w:t>Windows</w:t>
            </w:r>
          </w:p>
        </w:tc>
      </w:tr>
    </w:tbl>
    <w:p w14:paraId="722B00AE" w14:textId="77777777" w:rsidR="00E9428B" w:rsidRDefault="00E9428B"/>
    <w:p w14:paraId="42C6D796" w14:textId="77777777" w:rsidR="00E9428B" w:rsidRDefault="00E9428B"/>
    <w:p w14:paraId="608CC3C2" w14:textId="77777777" w:rsidR="00E9428B" w:rsidRDefault="00C949D3">
      <w:r>
        <w:rPr>
          <w:b/>
        </w:rPr>
        <w:t>GitHub-managed / default hosted runners</w:t>
      </w:r>
      <w:r>
        <w:t xml:space="preserve"> — no migration needed; GitHub provides these automatically.</w:t>
      </w:r>
    </w:p>
    <w:p w14:paraId="6E1831B3" w14:textId="77777777" w:rsidR="00E9428B" w:rsidRDefault="00E9428B"/>
    <w:p w14:paraId="0E2AFE27" w14:textId="77777777" w:rsidR="00E9428B" w:rsidRDefault="00C949D3">
      <w:r>
        <w:rPr>
          <w:b/>
        </w:rPr>
        <w:t>Deliverables:</w:t>
      </w:r>
    </w:p>
    <w:p w14:paraId="68ED4BB1" w14:textId="77777777" w:rsidR="00E9428B" w:rsidRDefault="00C949D3">
      <w:pPr>
        <w:ind w:left="360" w:hanging="260"/>
      </w:pPr>
      <w:r>
        <w:t xml:space="preserve">•  </w:t>
      </w:r>
      <w:r>
        <w:rPr>
          <w:rFonts w:ascii="Consolas" w:hAnsi="Consolas"/>
          <w:sz w:val="20"/>
          <w:shd w:val="clear" w:color="auto" w:fill="F2F2F2"/>
        </w:rPr>
        <w:t>runners-inventory.csv</w:t>
      </w:r>
      <w:r>
        <w:t xml:space="preserve"> — one row per runner: </w:t>
      </w:r>
      <w:r>
        <w:rPr>
          <w:rFonts w:ascii="Consolas" w:hAnsi="Consolas"/>
          <w:sz w:val="20"/>
          <w:shd w:val="clear" w:color="auto" w:fill="F2F2F2"/>
        </w:rPr>
        <w:t>name,scope(enterprise/org),group,labels,public_ip,os,status,action(duplicate/defer)</w:t>
      </w:r>
      <w:r>
        <w:t>.</w:t>
      </w:r>
    </w:p>
    <w:p w14:paraId="256AD47F" w14:textId="77777777" w:rsidR="00E9428B" w:rsidRDefault="00C949D3">
      <w:pPr>
        <w:ind w:left="360" w:hanging="260"/>
      </w:pPr>
      <w:r>
        <w:t xml:space="preserve">•  Public runners duplicated and </w:t>
      </w:r>
      <w:r>
        <w:rPr>
          <w:b/>
        </w:rPr>
        <w:t>Ready</w:t>
      </w:r>
      <w:r>
        <w:t xml:space="preserve"> on the HCSC Enterprise account before cutover.</w:t>
      </w:r>
    </w:p>
    <w:p w14:paraId="72B331C1" w14:textId="77777777" w:rsidR="00E9428B" w:rsidRDefault="00C949D3">
      <w:pPr>
        <w:ind w:left="360" w:hanging="260"/>
      </w:pPr>
      <w:r>
        <w:t xml:space="preserve">•  Private/org runner migration captured as a </w:t>
      </w:r>
      <w:r>
        <w:rPr>
          <w:b/>
        </w:rPr>
        <w:t>follow-up</w:t>
      </w:r>
      <w:r>
        <w:t xml:space="preserve"> item (deferred).</w:t>
      </w:r>
    </w:p>
    <w:p w14:paraId="54E11D2A" w14:textId="77777777" w:rsidR="00E9428B" w:rsidRDefault="00E9428B"/>
    <w:p w14:paraId="31126E5D" w14:textId="77777777" w:rsidR="00E9428B" w:rsidRDefault="00E9428B">
      <w:pPr>
        <w:pBdr>
          <w:bottom w:val="single" w:sz="6" w:space="1" w:color="BDD7EE"/>
        </w:pBdr>
      </w:pPr>
    </w:p>
    <w:p w14:paraId="2DE403A5" w14:textId="77777777" w:rsidR="00E9428B" w:rsidRDefault="00E9428B"/>
    <w:p w14:paraId="42584300" w14:textId="77777777" w:rsidR="00E9428B" w:rsidRDefault="00C949D3">
      <w:pPr>
        <w:pStyle w:val="Heading2"/>
      </w:pPr>
      <w:r>
        <w:t>Secrets &amp; packages migration (</w:t>
      </w:r>
      <w:r>
        <w:rPr>
          <w:rFonts w:ascii="Consolas" w:hAnsi="Consolas"/>
          <w:sz w:val="20"/>
          <w:shd w:val="clear" w:color="auto" w:fill="F2F2F2"/>
        </w:rPr>
        <w:t>org-migration/</w:t>
      </w:r>
      <w:r>
        <w:t xml:space="preserve"> tool)</w:t>
      </w:r>
    </w:p>
    <w:p w14:paraId="62431CDC" w14:textId="77777777" w:rsidR="00E9428B" w:rsidRDefault="00E9428B"/>
    <w:p w14:paraId="35225A73" w14:textId="77777777" w:rsidR="00E9428B" w:rsidRDefault="7F4103D7">
      <w:r w:rsidRPr="40F53618">
        <w:rPr>
          <w:rFonts w:ascii="Consolas" w:hAnsi="Consolas"/>
          <w:sz w:val="20"/>
          <w:shd w:val="clear" w:color="auto" w:fill="F2F2F2"/>
        </w:rPr>
        <w:t>gh gei migrate-org</w:t>
      </w:r>
      <w:r>
        <w:t xml:space="preserve"> migrates </w:t>
      </w:r>
      <w:r w:rsidRPr="40F53618">
        <w:rPr>
          <w:b/>
          <w:bCs/>
        </w:rPr>
        <w:t>no</w:t>
      </w:r>
      <w:r>
        <w:t xml:space="preserve"> repo/environment secrets, and </w:t>
      </w:r>
      <w:r w:rsidRPr="40F53618">
        <w:rPr>
          <w:b/>
          <w:bCs/>
        </w:rPr>
        <w:t>no</w:t>
      </w:r>
      <w:r>
        <w:t xml:space="preserve"> packages (org secrets/variables are handled by the </w:t>
      </w:r>
      <w:r w:rsidRPr="40F53618">
        <w:rPr>
          <w:rFonts w:ascii="Consolas" w:hAnsi="Consolas"/>
          <w:sz w:val="20"/>
          <w:shd w:val="clear" w:color="auto" w:fill="F2F2F2"/>
        </w:rPr>
        <w:t>migrate-org.yml</w:t>
      </w:r>
      <w:r>
        <w:t xml:space="preserve"> asset-replay jobs). The Python </w:t>
      </w:r>
      <w:r w:rsidRPr="40F53618">
        <w:rPr>
          <w:rFonts w:ascii="Consolas" w:hAnsi="Consolas"/>
          <w:sz w:val="20"/>
          <w:shd w:val="clear" w:color="auto" w:fill="F2F2F2"/>
        </w:rPr>
        <w:t>org-migration/</w:t>
      </w:r>
      <w:r>
        <w:t xml:space="preserve"> tool handles the rest, backed by </w:t>
      </w:r>
      <w:commentRangeStart w:id="119"/>
      <w:commentRangeStart w:id="120"/>
      <w:r w:rsidRPr="40F53618">
        <w:rPr>
          <w:b/>
          <w:bCs/>
        </w:rPr>
        <w:t>CyberArk</w:t>
      </w:r>
      <w:commentRangeEnd w:id="119"/>
      <w:r w:rsidR="00345DA7">
        <w:rPr>
          <w:rStyle w:val="CommentReference"/>
          <w:sz w:val="22"/>
          <w:szCs w:val="20"/>
        </w:rPr>
        <w:commentReference w:id="119"/>
      </w:r>
      <w:commentRangeEnd w:id="120"/>
      <w:r w:rsidR="00C949D3">
        <w:rPr>
          <w:rStyle w:val="CommentReference"/>
          <w:sz w:val="22"/>
          <w:szCs w:val="20"/>
        </w:rPr>
        <w:commentReference w:id="120"/>
      </w:r>
      <w:r>
        <w:t>.</w:t>
      </w:r>
    </w:p>
    <w:p w14:paraId="49E398E2" w14:textId="77777777" w:rsidR="00E9428B" w:rsidRDefault="00E9428B"/>
    <w:p w14:paraId="1F60503B" w14:textId="77777777" w:rsidR="00E9428B" w:rsidRDefault="00C949D3">
      <w:pPr>
        <w:pStyle w:val="Heading3"/>
      </w:pPr>
      <w:r>
        <w:t>Configuration (</w:t>
      </w:r>
      <w:r>
        <w:rPr>
          <w:rFonts w:ascii="Consolas" w:hAnsi="Consolas"/>
          <w:sz w:val="20"/>
          <w:shd w:val="clear" w:color="auto" w:fill="F2F2F2"/>
        </w:rPr>
        <w:t>org-migration/config.yml</w:t>
      </w:r>
      <w:r>
        <w:t>)</w:t>
      </w:r>
    </w:p>
    <w:p w14:paraId="68CCCF7E" w14:textId="77777777" w:rsidR="00E9428B" w:rsidRDefault="00C949D3">
      <w:r>
        <w:t xml:space="preserve">Copy </w:t>
      </w:r>
      <w:r>
        <w:rPr>
          <w:rFonts w:ascii="Consolas" w:hAnsi="Consolas"/>
          <w:sz w:val="20"/>
          <w:shd w:val="clear" w:color="auto" w:fill="F2F2F2"/>
        </w:rPr>
        <w:t>config.example.yml</w:t>
      </w:r>
      <w:r>
        <w:t xml:space="preserve"> → </w:t>
      </w:r>
      <w:r>
        <w:rPr>
          <w:rFonts w:ascii="Consolas" w:hAnsi="Consolas"/>
          <w:sz w:val="20"/>
          <w:shd w:val="clear" w:color="auto" w:fill="F2F2F2"/>
        </w:rPr>
        <w:t>config.yml</w:t>
      </w:r>
      <w:r>
        <w:t>:</w:t>
      </w:r>
    </w:p>
    <w:p w14:paraId="77F18DA7" w14:textId="77777777" w:rsidR="00E9428B" w:rsidRDefault="00C949D3">
      <w:pPr>
        <w:pStyle w:val="CodeBlock"/>
      </w:pPr>
      <w:r>
        <w:t>source: { org: "&lt;SOURCE_ORG&gt;", api_url: "https://api.github.com" }</w:t>
      </w:r>
    </w:p>
    <w:p w14:paraId="46B9E12A" w14:textId="77777777" w:rsidR="00E9428B" w:rsidRDefault="00C949D3">
      <w:pPr>
        <w:pStyle w:val="CodeBlock"/>
      </w:pPr>
      <w:r>
        <w:t>dest:   { org: "&lt;DESTINATION_ORG&gt;", api_url: "https://api.github.com" }</w:t>
      </w:r>
    </w:p>
    <w:p w14:paraId="29118527" w14:textId="77777777" w:rsidR="00E9428B" w:rsidRDefault="00C949D3">
      <w:pPr>
        <w:pStyle w:val="CodeBlock"/>
      </w:pPr>
      <w:r>
        <w:t>cyberark: { url: "&lt;PVWA_URL&gt;", username: "&lt;user&gt;", safe: "&lt;safe-name&gt;" }</w:t>
      </w:r>
    </w:p>
    <w:p w14:paraId="1315B228" w14:textId="77777777" w:rsidR="00E9428B" w:rsidRDefault="00C949D3">
      <w:pPr>
        <w:pStyle w:val="CodeBlock"/>
      </w:pPr>
      <w:r>
        <w:t>packages: { registry: "ghcr.io", package_type: "all" }</w:t>
      </w:r>
    </w:p>
    <w:p w14:paraId="450FAF80" w14:textId="77777777" w:rsidR="00E9428B" w:rsidRDefault="00C949D3">
      <w:pPr>
        <w:pStyle w:val="CodeBlock"/>
      </w:pPr>
      <w:r>
        <w:t>options:  { dry_run: false, concurrency: 10 }</w:t>
      </w:r>
    </w:p>
    <w:p w14:paraId="6D7CA5C2" w14:textId="77777777" w:rsidR="00E9428B" w:rsidRDefault="00C949D3">
      <w:r>
        <w:t xml:space="preserve">Sensitive values via env / Actions secrets: </w:t>
      </w:r>
      <w:r>
        <w:rPr>
          <w:rFonts w:ascii="Consolas" w:hAnsi="Consolas"/>
          <w:sz w:val="20"/>
          <w:shd w:val="clear" w:color="auto" w:fill="F2F2F2"/>
        </w:rPr>
        <w:t>SOURCE_TOKEN</w:t>
      </w:r>
      <w:r>
        <w:t xml:space="preserve">, </w:t>
      </w:r>
      <w:r>
        <w:rPr>
          <w:rFonts w:ascii="Consolas" w:hAnsi="Consolas"/>
          <w:sz w:val="20"/>
          <w:shd w:val="clear" w:color="auto" w:fill="F2F2F2"/>
        </w:rPr>
        <w:t>DEST_TOKEN</w:t>
      </w:r>
      <w:r>
        <w:t xml:space="preserve">, </w:t>
      </w:r>
      <w:r>
        <w:rPr>
          <w:rFonts w:ascii="Consolas" w:hAnsi="Consolas"/>
          <w:sz w:val="20"/>
          <w:shd w:val="clear" w:color="auto" w:fill="F2F2F2"/>
        </w:rPr>
        <w:t>CYBERARK_PASSWORD</w:t>
      </w:r>
      <w:r>
        <w:t>.</w:t>
      </w:r>
    </w:p>
    <w:p w14:paraId="16287F21" w14:textId="77777777" w:rsidR="00E9428B" w:rsidRDefault="00E9428B"/>
    <w:p w14:paraId="32C2FAC8" w14:textId="77777777" w:rsidR="00E9428B" w:rsidRDefault="00C949D3">
      <w:pPr>
        <w:pStyle w:val="Heading3"/>
      </w:pPr>
      <w:r>
        <w:t>Run</w:t>
      </w:r>
    </w:p>
    <w:p w14:paraId="3C72368C" w14:textId="77777777" w:rsidR="00E9428B" w:rsidRDefault="00C949D3">
      <w:pPr>
        <w:pStyle w:val="CodeBlock"/>
      </w:pPr>
      <w:r>
        <w:t>python main.py --config config.yml audit      # scan source; report secrets &amp; packages to migrate</w:t>
      </w:r>
    </w:p>
    <w:p w14:paraId="4C45FFEF" w14:textId="77777777" w:rsidR="00E9428B" w:rsidRDefault="00C949D3">
      <w:pPr>
        <w:pStyle w:val="CodeBlock"/>
      </w:pPr>
      <w:r>
        <w:t>python main.py --config config.yml secrets    # list -&gt; CyberArk import -&gt; restore to dest</w:t>
      </w:r>
    </w:p>
    <w:p w14:paraId="1FD75E52" w14:textId="77777777" w:rsidR="00E9428B" w:rsidRDefault="00C949D3">
      <w:pPr>
        <w:pStyle w:val="CodeBlock"/>
      </w:pPr>
      <w:r>
        <w:t>python main.py --config config.yml packages   # container + ecosystem packages</w:t>
      </w:r>
    </w:p>
    <w:p w14:paraId="40A0C8AE" w14:textId="77777777" w:rsidR="00E9428B" w:rsidRDefault="00C949D3">
      <w:pPr>
        <w:pStyle w:val="CodeBlock"/>
      </w:pPr>
      <w:r>
        <w:t>python main.py --config config.yml all        # full pipeline</w:t>
      </w:r>
    </w:p>
    <w:p w14:paraId="5BE93A62" w14:textId="77777777" w:rsidR="00E9428B" w:rsidRDefault="00E9428B"/>
    <w:p w14:paraId="7F06ADB9" w14:textId="77777777" w:rsidR="00E9428B" w:rsidRDefault="00C949D3">
      <w:pPr>
        <w:ind w:left="360" w:hanging="260"/>
      </w:pPr>
      <w:r>
        <w:t xml:space="preserve">•  </w:t>
      </w:r>
      <w:r>
        <w:rPr>
          <w:b/>
        </w:rPr>
        <w:t>Secrets</w:t>
      </w:r>
      <w:r>
        <w:t xml:space="preserve">: the tool lists repos with secrets, imports the values from </w:t>
      </w:r>
      <w:r>
        <w:rPr>
          <w:b/>
        </w:rPr>
        <w:t>CyberArk</w:t>
      </w:r>
      <w:r>
        <w:t xml:space="preserve"> (PVWA safe), and restores them to the destination repos via a temporary importer workflow (removed after the run unless </w:t>
      </w:r>
      <w:r>
        <w:rPr>
          <w:rFonts w:ascii="Consolas" w:hAnsi="Consolas"/>
          <w:sz w:val="20"/>
          <w:shd w:val="clear" w:color="auto" w:fill="F2F2F2"/>
        </w:rPr>
        <w:t>skip_cleanup</w:t>
      </w:r>
      <w:r>
        <w:t>).</w:t>
      </w:r>
    </w:p>
    <w:p w14:paraId="0A3514A1" w14:textId="77777777" w:rsidR="00E9428B" w:rsidRDefault="00C949D3">
      <w:pPr>
        <w:ind w:left="360" w:hanging="260"/>
      </w:pPr>
      <w:r>
        <w:t xml:space="preserve">•  </w:t>
      </w:r>
      <w:r>
        <w:rPr>
          <w:b/>
        </w:rPr>
        <w:t>Packages</w:t>
      </w:r>
      <w:r>
        <w:t xml:space="preserve">: container images (→ </w:t>
      </w:r>
      <w:r>
        <w:rPr>
          <w:rFonts w:ascii="Consolas" w:hAnsi="Consolas"/>
          <w:sz w:val="20"/>
          <w:shd w:val="clear" w:color="auto" w:fill="F2F2F2"/>
        </w:rPr>
        <w:t>ghcr.io</w:t>
      </w:r>
      <w:r>
        <w:t xml:space="preserve">) plus </w:t>
      </w:r>
      <w:r>
        <w:rPr>
          <w:rFonts w:ascii="Consolas" w:hAnsi="Consolas"/>
          <w:sz w:val="20"/>
          <w:shd w:val="clear" w:color="auto" w:fill="F2F2F2"/>
        </w:rPr>
        <w:t>npm</w:t>
      </w:r>
      <w:r>
        <w:t xml:space="preserve">, </w:t>
      </w:r>
      <w:r>
        <w:rPr>
          <w:rFonts w:ascii="Consolas" w:hAnsi="Consolas"/>
          <w:sz w:val="20"/>
          <w:shd w:val="clear" w:color="auto" w:fill="F2F2F2"/>
        </w:rPr>
        <w:t>maven</w:t>
      </w:r>
      <w:r>
        <w:t xml:space="preserve">, </w:t>
      </w:r>
      <w:r>
        <w:rPr>
          <w:rFonts w:ascii="Consolas" w:hAnsi="Consolas"/>
          <w:sz w:val="20"/>
          <w:shd w:val="clear" w:color="auto" w:fill="F2F2F2"/>
        </w:rPr>
        <w:t>gradle</w:t>
      </w:r>
      <w:r>
        <w:t xml:space="preserve">, </w:t>
      </w:r>
      <w:r>
        <w:rPr>
          <w:rFonts w:ascii="Consolas" w:hAnsi="Consolas"/>
          <w:sz w:val="20"/>
          <w:shd w:val="clear" w:color="auto" w:fill="F2F2F2"/>
        </w:rPr>
        <w:t>nuget</w:t>
      </w:r>
      <w:r>
        <w:t xml:space="preserve">, </w:t>
      </w:r>
      <w:r>
        <w:rPr>
          <w:rFonts w:ascii="Consolas" w:hAnsi="Consolas"/>
          <w:sz w:val="20"/>
          <w:shd w:val="clear" w:color="auto" w:fill="F2F2F2"/>
        </w:rPr>
        <w:t>rubygems</w:t>
      </w:r>
      <w:r>
        <w:t>.</w:t>
      </w:r>
    </w:p>
    <w:p w14:paraId="27A852E3" w14:textId="77777777" w:rsidR="00E9428B" w:rsidRDefault="00C949D3">
      <w:pPr>
        <w:ind w:left="360" w:hanging="260"/>
      </w:pPr>
      <w:r>
        <w:t xml:space="preserve">•  </w:t>
      </w:r>
      <w:r>
        <w:rPr>
          <w:b/>
        </w:rPr>
        <w:t>Org-level variables/secrets</w:t>
      </w:r>
      <w:r>
        <w:t xml:space="preserve"> are handled by </w:t>
      </w:r>
      <w:r>
        <w:rPr>
          <w:rFonts w:ascii="Consolas" w:hAnsi="Consolas"/>
          <w:sz w:val="20"/>
          <w:shd w:val="clear" w:color="auto" w:fill="F2F2F2"/>
        </w:rPr>
        <w:t>migrate-org.yml</w:t>
      </w:r>
      <w:r>
        <w:t xml:space="preserve"> (variables replayed; org secret names reported for manual recreation).</w:t>
      </w:r>
    </w:p>
    <w:p w14:paraId="384BA73E" w14:textId="77777777" w:rsidR="00E9428B" w:rsidRDefault="00E9428B"/>
    <w:p w14:paraId="046EFE7D" w14:textId="77777777" w:rsidR="00E9428B" w:rsidRDefault="00C949D3">
      <w:r>
        <w:rPr>
          <w:b/>
        </w:rPr>
        <w:t>Verify</w:t>
      </w:r>
      <w:r>
        <w:t xml:space="preserve"> repo secret names match post-migration:</w:t>
      </w:r>
    </w:p>
    <w:p w14:paraId="7BAB138A" w14:textId="77777777" w:rsidR="00E9428B" w:rsidRDefault="00C949D3">
      <w:pPr>
        <w:pStyle w:val="CodeBlock"/>
      </w:pPr>
      <w:r>
        <w:t>diff &lt;(gh api repos/&lt;SOURCE_ORG&gt;/&lt;r&gt;/actions/secrets --jq '.secrets[].name' | sort) \</w:t>
      </w:r>
    </w:p>
    <w:p w14:paraId="628D6E5F" w14:textId="77777777" w:rsidR="00E9428B" w:rsidRDefault="00C949D3">
      <w:pPr>
        <w:pStyle w:val="CodeBlock"/>
      </w:pPr>
      <w:r>
        <w:t xml:space="preserve">     &lt;(gh api repos/&lt;DESTINATION_ORG&gt;/&lt;r&gt;/actions/secrets --jq '.secrets[].name' | sort)</w:t>
      </w:r>
    </w:p>
    <w:p w14:paraId="34B3F2EB" w14:textId="77777777" w:rsidR="00E9428B" w:rsidRDefault="00E9428B"/>
    <w:p w14:paraId="5E68D6A1" w14:textId="77777777" w:rsidR="00E9428B" w:rsidRDefault="00C949D3">
      <w:r>
        <w:t>Reference: https://docs.github.com/en/rest/actions/secrets</w:t>
      </w:r>
    </w:p>
    <w:p w14:paraId="7D34F5C7" w14:textId="77777777" w:rsidR="00E9428B" w:rsidRDefault="00E9428B"/>
    <w:p w14:paraId="0B4020A7" w14:textId="77777777" w:rsidR="00E9428B" w:rsidRDefault="00E9428B">
      <w:pPr>
        <w:pBdr>
          <w:bottom w:val="single" w:sz="6" w:space="1" w:color="BDD7EE"/>
        </w:pBdr>
      </w:pPr>
    </w:p>
    <w:p w14:paraId="1D7B270A" w14:textId="77777777" w:rsidR="00E9428B" w:rsidRDefault="00E9428B"/>
    <w:p w14:paraId="5D2A7D00" w14:textId="77777777" w:rsidR="00E9428B" w:rsidRDefault="00C949D3">
      <w:pPr>
        <w:pStyle w:val="Heading2"/>
      </w:pPr>
      <w:r>
        <w:t>CI/CD re-pointing (GitHub Actions)</w:t>
      </w:r>
    </w:p>
    <w:p w14:paraId="4F904CB7" w14:textId="77777777" w:rsidR="00E9428B" w:rsidRDefault="00E9428B"/>
    <w:p w14:paraId="301B9745" w14:textId="77777777" w:rsidR="00E9428B" w:rsidRDefault="00C949D3">
      <w:r>
        <w:t xml:space="preserve">CI/CD is </w:t>
      </w:r>
      <w:r>
        <w:rPr>
          <w:b/>
        </w:rPr>
        <w:t>GitHub Actions</w:t>
      </w:r>
      <w:r>
        <w:t xml:space="preserve"> only. </w:t>
      </w:r>
      <w:r>
        <w:rPr>
          <w:rFonts w:ascii="Consolas" w:hAnsi="Consolas"/>
          <w:sz w:val="20"/>
          <w:shd w:val="clear" w:color="auto" w:fill="F2F2F2"/>
        </w:rPr>
        <w:t>gh gei migrate-org</w:t>
      </w:r>
      <w:r>
        <w:t xml:space="preserve"> carries each repo's workflow files as-is, so pipelines move with the repos. The remaining work is fixing cross-repo references that still point at the source org.</w:t>
      </w:r>
    </w:p>
    <w:p w14:paraId="06971CD3" w14:textId="77777777" w:rsidR="00E9428B" w:rsidRDefault="00E9428B"/>
    <w:p w14:paraId="5A217EFF" w14:textId="77777777" w:rsidR="00E9428B" w:rsidRDefault="00C949D3">
      <w:r>
        <w:rPr>
          <w:b/>
        </w:rPr>
        <w:t>Process:</w:t>
      </w:r>
    </w:p>
    <w:p w14:paraId="0E182B88" w14:textId="77777777" w:rsidR="00E9428B" w:rsidRDefault="00C949D3">
      <w:pPr>
        <w:ind w:left="360" w:hanging="320"/>
      </w:pPr>
      <w:r>
        <w:t xml:space="preserve">1.  </w:t>
      </w:r>
      <w:r>
        <w:rPr>
          <w:b/>
        </w:rPr>
        <w:t>Sweep migrated repos</w:t>
      </w:r>
      <w:r>
        <w:t xml:space="preserve"> for lingering source-org references in workflow files:</w:t>
      </w:r>
    </w:p>
    <w:p w14:paraId="0A588585" w14:textId="77777777" w:rsidR="00E9428B" w:rsidRDefault="00C949D3">
      <w:pPr>
        <w:pStyle w:val="CodeBlock"/>
      </w:pPr>
      <w:r>
        <w:t xml:space="preserve">   grep -rE 'github\.com/&lt;SOURCE_ORG&gt;|uses:\s*&lt;SOURCE_ORG&gt;/' .github/workflows/</w:t>
      </w:r>
    </w:p>
    <w:p w14:paraId="60F7C271" w14:textId="77777777" w:rsidR="00D718CF" w:rsidRDefault="7F4103D7" w:rsidP="00D718CF">
      <w:pPr>
        <w:ind w:left="360" w:hanging="320"/>
        <w:rPr>
          <w:ins w:id="122" w:author="Fabio Palumbo" w:date="2026-08-06T13:28:00Z" w16du:dateUtc="2026-08-06T16:28:00Z"/>
          <w:b/>
          <w:color w:val="C00000"/>
        </w:rPr>
      </w:pPr>
      <w:r>
        <w:t>2</w:t>
      </w:r>
    </w:p>
    <w:p w14:paraId="6478045F" w14:textId="77777777" w:rsidR="00D718CF" w:rsidRDefault="00D718CF" w:rsidP="00D718CF">
      <w:pPr>
        <w:ind w:left="360" w:hanging="320"/>
        <w:rPr>
          <w:ins w:id="123" w:author="Fabio Palumbo" w:date="2026-08-06T13:28:00Z" w16du:dateUtc="2026-08-06T16:28:00Z"/>
        </w:rPr>
      </w:pPr>
      <w:ins w:id="124" w:author="Fabio Palumbo" w:date="2026-08-06T13:28:00Z" w16du:dateUtc="2026-08-06T16:28:00Z">
        <w:r>
          <w:rPr>
            <w:b/>
            <w:color w:val="C00000"/>
          </w:rPr>
          <w:t>Rewrite `uses:` references</w:t>
        </w:r>
        <w:r>
          <w:rPr>
            <w:color w:val="C00000"/>
          </w:rPr>
          <w:t xml:space="preserve"> — GEI migrates all repos in the org together, so </w:t>
        </w:r>
        <w:r>
          <w:rPr>
            <w:rFonts w:ascii="Consolas" w:hAnsi="Consolas"/>
            <w:color w:val="C00000"/>
            <w:sz w:val="20"/>
            <w:shd w:val="clear" w:color="auto" w:fill="F2F2F2"/>
          </w:rPr>
          <w:t>uses:</w:t>
        </w:r>
        <w:r>
          <w:rPr>
            <w:color w:val="C00000"/>
          </w:rPr>
          <w:t xml:space="preserve"> references resolve after migration; batch-rewrite </w:t>
        </w:r>
        <w:r>
          <w:rPr>
            <w:rFonts w:ascii="Consolas" w:hAnsi="Consolas"/>
            <w:color w:val="C00000"/>
            <w:sz w:val="20"/>
            <w:shd w:val="clear" w:color="auto" w:fill="F2F2F2"/>
          </w:rPr>
          <w:t>uses: &lt;SOURCE_ORG&gt;/…</w:t>
        </w:r>
        <w:r>
          <w:rPr>
            <w:color w:val="C00000"/>
          </w:rPr>
          <w:t xml:space="preserve"> → </w:t>
        </w:r>
        <w:r>
          <w:rPr>
            <w:rFonts w:ascii="Consolas" w:hAnsi="Consolas"/>
            <w:color w:val="C00000"/>
            <w:sz w:val="20"/>
            <w:shd w:val="clear" w:color="auto" w:fill="F2F2F2"/>
          </w:rPr>
          <w:t>uses: &lt;DESTINATION_ORG&gt;/…</w:t>
        </w:r>
        <w:r>
          <w:rPr>
            <w:color w:val="C00000"/>
          </w:rPr>
          <w:t xml:space="preserve"> once cutover is confirmed. Land the rewrites on a </w:t>
        </w:r>
        <w:r>
          <w:rPr>
            <w:b/>
            <w:color w:val="C00000"/>
          </w:rPr>
          <w:t>`feature/SOURCE_ORG_CHANGE`</w:t>
        </w:r>
        <w:r>
          <w:rPr>
            <w:color w:val="C00000"/>
          </w:rPr>
          <w:t xml:space="preserve"> branch (one PR per repo) so changes are reviewed and mergeable, not pushed straight to the default branch.</w:t>
        </w:r>
      </w:ins>
    </w:p>
    <w:p w14:paraId="6B4C8B19" w14:textId="77777777" w:rsidR="00D718CF" w:rsidRDefault="00D718CF" w:rsidP="00D718CF">
      <w:pPr>
        <w:ind w:left="360" w:hanging="320"/>
        <w:rPr>
          <w:ins w:id="125" w:author="Fabio Palumbo" w:date="2026-08-06T13:28:00Z" w16du:dateUtc="2026-08-06T16:28:00Z"/>
        </w:rPr>
      </w:pPr>
      <w:ins w:id="126" w:author="Fabio Palumbo" w:date="2026-08-06T13:28:00Z" w16du:dateUtc="2026-08-06T16:28:00Z">
        <w:r>
          <w:t xml:space="preserve">3.  </w:t>
        </w:r>
        <w:r>
          <w:rPr>
            <w:b/>
            <w:color w:val="C00000"/>
          </w:rPr>
          <w:t>Self-hosted runners — no re-point needed.</w:t>
        </w:r>
        <w:r>
          <w:rPr>
            <w:color w:val="C00000"/>
          </w:rPr>
          <w:t xml:space="preserve"> Runner labels reference the </w:t>
        </w:r>
        <w:r>
          <w:rPr>
            <w:b/>
            <w:color w:val="C00000"/>
          </w:rPr>
          <w:t>original names</w:t>
        </w:r>
        <w:r>
          <w:rPr>
            <w:color w:val="C00000"/>
          </w:rPr>
          <w:t xml:space="preserve"> and are preserved (public runners are duplicated with identical names/labels), so </w:t>
        </w:r>
        <w:r>
          <w:rPr>
            <w:rFonts w:ascii="Consolas" w:hAnsi="Consolas"/>
            <w:color w:val="C00000"/>
            <w:sz w:val="20"/>
            <w:shd w:val="clear" w:color="auto" w:fill="F2F2F2"/>
          </w:rPr>
          <w:t>runs-on:</w:t>
        </w:r>
        <w:r>
          <w:rPr>
            <w:color w:val="C00000"/>
          </w:rPr>
          <w:t xml:space="preserve"> labels do </w:t>
        </w:r>
        <w:r>
          <w:rPr>
            <w:b/>
            <w:color w:val="C00000"/>
          </w:rPr>
          <w:t>not</w:t>
        </w:r>
        <w:r>
          <w:rPr>
            <w:color w:val="C00000"/>
          </w:rPr>
          <w:t xml:space="preserve"> change. Only touch </w:t>
        </w:r>
        <w:r>
          <w:rPr>
            <w:rFonts w:ascii="Consolas" w:hAnsi="Consolas"/>
            <w:color w:val="C00000"/>
            <w:sz w:val="20"/>
            <w:shd w:val="clear" w:color="auto" w:fill="F2F2F2"/>
          </w:rPr>
          <w:t>runs-on:</w:t>
        </w:r>
        <w:r>
          <w:rPr>
            <w:color w:val="C00000"/>
          </w:rPr>
          <w:t xml:space="preserve"> in the rare case a label was actually changed during re-registration (see Runners).</w:t>
        </w:r>
      </w:ins>
    </w:p>
    <w:p w14:paraId="079AFA96" w14:textId="72812F12" w:rsidR="00E9428B" w:rsidDel="00D718CF" w:rsidRDefault="7F4103D7" w:rsidP="00D718CF">
      <w:pPr>
        <w:ind w:left="360" w:hanging="320"/>
        <w:rPr>
          <w:del w:id="127" w:author="Fabio Palumbo" w:date="2026-08-06T13:28:00Z" w16du:dateUtc="2026-08-06T16:28:00Z"/>
        </w:rPr>
      </w:pPr>
      <w:del w:id="128" w:author="Fabio Palumbo" w:date="2026-08-06T13:28:00Z" w16du:dateUtc="2026-08-06T16:28:00Z">
        <w:r w:rsidDel="00D718CF">
          <w:delText xml:space="preserve">.  </w:delText>
        </w:r>
        <w:commentRangeStart w:id="129"/>
        <w:commentRangeStart w:id="130"/>
        <w:r w:rsidRPr="40F53618" w:rsidDel="00D718CF">
          <w:rPr>
            <w:b/>
            <w:bCs/>
          </w:rPr>
          <w:delText>Rewrite `uses:</w:delText>
        </w:r>
        <w:commentRangeEnd w:id="129"/>
        <w:r w:rsidR="00345DA7" w:rsidRPr="40F53618" w:rsidDel="00D718CF">
          <w:rPr>
            <w:rStyle w:val="CommentReference"/>
            <w:b/>
            <w:bCs/>
            <w:sz w:val="22"/>
            <w:szCs w:val="20"/>
          </w:rPr>
          <w:commentReference w:id="129"/>
        </w:r>
        <w:commentRangeEnd w:id="130"/>
        <w:r w:rsidR="00C949D3" w:rsidRPr="40F53618" w:rsidDel="00D718CF">
          <w:rPr>
            <w:rStyle w:val="CommentReference"/>
            <w:b/>
            <w:bCs/>
            <w:sz w:val="22"/>
            <w:szCs w:val="20"/>
          </w:rPr>
          <w:commentReference w:id="130"/>
        </w:r>
        <w:r w:rsidRPr="40F53618" w:rsidDel="00D718CF">
          <w:rPr>
            <w:b/>
            <w:bCs/>
          </w:rPr>
          <w:delText>` references</w:delText>
        </w:r>
        <w:r w:rsidDel="00D718CF">
          <w:delText xml:space="preserve"> — GEI migrates all repos in the org together, so </w:delText>
        </w:r>
        <w:r w:rsidRPr="40F53618" w:rsidDel="00D718CF">
          <w:rPr>
            <w:rFonts w:ascii="Consolas" w:hAnsi="Consolas"/>
            <w:sz w:val="20"/>
            <w:shd w:val="clear" w:color="auto" w:fill="F2F2F2"/>
          </w:rPr>
          <w:delText>uses:</w:delText>
        </w:r>
        <w:r w:rsidDel="00D718CF">
          <w:delText xml:space="preserve"> references resolve after migration; batch-rewrite </w:delText>
        </w:r>
        <w:r w:rsidRPr="40F53618" w:rsidDel="00D718CF">
          <w:rPr>
            <w:rFonts w:ascii="Consolas" w:hAnsi="Consolas"/>
            <w:sz w:val="20"/>
            <w:shd w:val="clear" w:color="auto" w:fill="F2F2F2"/>
          </w:rPr>
          <w:delText>uses: &lt;SOURCE_ORG&gt;/…</w:delText>
        </w:r>
        <w:r w:rsidDel="00D718CF">
          <w:delText xml:space="preserve"> → </w:delText>
        </w:r>
        <w:r w:rsidRPr="40F53618" w:rsidDel="00D718CF">
          <w:rPr>
            <w:rFonts w:ascii="Consolas" w:hAnsi="Consolas"/>
            <w:sz w:val="20"/>
            <w:shd w:val="clear" w:color="auto" w:fill="F2F2F2"/>
          </w:rPr>
          <w:delText>uses: &lt;DESTINATION_ORG&gt;/…</w:delText>
        </w:r>
        <w:r w:rsidDel="00D718CF">
          <w:delText xml:space="preserve"> once cutover is confirmed.</w:delText>
        </w:r>
      </w:del>
    </w:p>
    <w:p w14:paraId="470F657E" w14:textId="77777777" w:rsidR="00E9428B" w:rsidDel="00D718CF" w:rsidRDefault="110D2323" w:rsidP="00D718CF">
      <w:pPr>
        <w:ind w:left="360" w:hanging="320"/>
        <w:rPr>
          <w:del w:id="131" w:author="Fabio Palumbo" w:date="2026-08-06T13:28:00Z" w16du:dateUtc="2026-08-06T16:28:00Z"/>
        </w:rPr>
      </w:pPr>
      <w:del w:id="132" w:author="Fabio Palumbo" w:date="2026-08-06T13:28:00Z" w16du:dateUtc="2026-08-06T16:28:00Z">
        <w:r w:rsidDel="00D718CF">
          <w:delText xml:space="preserve">3.  </w:delText>
        </w:r>
        <w:commentRangeStart w:id="133"/>
        <w:r w:rsidRPr="40F53618" w:rsidDel="00D718CF">
          <w:rPr>
            <w:b/>
            <w:bCs/>
          </w:rPr>
          <w:delText>Re-point self-hosted runners</w:delText>
        </w:r>
        <w:r w:rsidDel="00D718CF">
          <w:delText xml:space="preserve"> —</w:delText>
        </w:r>
        <w:commentRangeEnd w:id="133"/>
        <w:r w:rsidR="00345DA7" w:rsidDel="00D718CF">
          <w:rPr>
            <w:rStyle w:val="CommentReference"/>
            <w:sz w:val="22"/>
            <w:szCs w:val="20"/>
          </w:rPr>
          <w:commentReference w:id="133"/>
        </w:r>
        <w:r w:rsidDel="00D718CF">
          <w:delText xml:space="preserve"> update any </w:delText>
        </w:r>
        <w:r w:rsidRPr="40F53618" w:rsidDel="00D718CF">
          <w:rPr>
            <w:rFonts w:ascii="Consolas" w:hAnsi="Consolas"/>
            <w:sz w:val="20"/>
            <w:shd w:val="clear" w:color="auto" w:fill="F2F2F2"/>
          </w:rPr>
          <w:delText>runs-on:</w:delText>
        </w:r>
        <w:r w:rsidDel="00D718CF">
          <w:delText xml:space="preserve"> labels only if labels changed during re-registration (see Runners).</w:delText>
        </w:r>
      </w:del>
    </w:p>
    <w:p w14:paraId="2A1F701D" w14:textId="77777777" w:rsidR="00E9428B" w:rsidRDefault="00E9428B"/>
    <w:tbl>
      <w:tblPr>
        <w:tblStyle w:val="TableGrid"/>
        <w:tblW w:w="0" w:type="auto"/>
        <w:tblInd w:w="80" w:type="dxa"/>
        <w:tblLook w:val="04A0" w:firstRow="1" w:lastRow="0" w:firstColumn="1" w:lastColumn="0" w:noHBand="0" w:noVBand="1"/>
      </w:tblPr>
      <w:tblGrid>
        <w:gridCol w:w="4485"/>
        <w:gridCol w:w="5505"/>
      </w:tblGrid>
      <w:tr w:rsidR="00E9428B" w14:paraId="1338832C" w14:textId="77777777">
        <w:tc>
          <w:tcPr>
            <w:tcW w:w="0" w:type="auto"/>
            <w:shd w:val="clear" w:color="auto" w:fill="1F3864"/>
          </w:tcPr>
          <w:p w14:paraId="0965AA94" w14:textId="77777777" w:rsidR="00E9428B" w:rsidRDefault="00C949D3">
            <w:r>
              <w:rPr>
                <w:b/>
                <w:color w:val="FFFFFF"/>
              </w:rPr>
              <w:t>Source reference</w:t>
            </w:r>
          </w:p>
        </w:tc>
        <w:tc>
          <w:tcPr>
            <w:tcW w:w="0" w:type="auto"/>
            <w:shd w:val="clear" w:color="auto" w:fill="1F3864"/>
          </w:tcPr>
          <w:p w14:paraId="7C3DEFE4" w14:textId="77777777" w:rsidR="00E9428B" w:rsidRDefault="00C949D3">
            <w:r>
              <w:rPr>
                <w:b/>
                <w:color w:val="FFFFFF"/>
              </w:rPr>
              <w:t>Destination replacement</w:t>
            </w:r>
          </w:p>
        </w:tc>
      </w:tr>
      <w:tr w:rsidR="00E9428B" w14:paraId="22B5B4C3" w14:textId="77777777">
        <w:tc>
          <w:tcPr>
            <w:tcW w:w="0" w:type="auto"/>
            <w:shd w:val="clear" w:color="auto" w:fill="FFFFFF"/>
          </w:tcPr>
          <w:p w14:paraId="00ABA1DD" w14:textId="77777777" w:rsidR="00E9428B" w:rsidRDefault="00C949D3">
            <w:r>
              <w:rPr>
                <w:rFonts w:ascii="Consolas" w:hAnsi="Consolas"/>
                <w:sz w:val="20"/>
                <w:shd w:val="clear" w:color="auto" w:fill="F2F2F2"/>
              </w:rPr>
              <w:t>uses: &lt;SOURCE_ORG&gt;/.github/…</w:t>
            </w:r>
          </w:p>
        </w:tc>
        <w:tc>
          <w:tcPr>
            <w:tcW w:w="0" w:type="auto"/>
            <w:shd w:val="clear" w:color="auto" w:fill="FFFFFF"/>
          </w:tcPr>
          <w:p w14:paraId="75AA353A" w14:textId="77777777" w:rsidR="00E9428B" w:rsidRDefault="00C949D3">
            <w:r>
              <w:rPr>
                <w:rFonts w:ascii="Consolas" w:hAnsi="Consolas"/>
                <w:sz w:val="20"/>
                <w:shd w:val="clear" w:color="auto" w:fill="F2F2F2"/>
              </w:rPr>
              <w:t>uses: &lt;DESTINATION_ORG&gt;/.github/…</w:t>
            </w:r>
          </w:p>
        </w:tc>
      </w:tr>
      <w:tr w:rsidR="00E9428B" w14:paraId="318E6EAA" w14:textId="77777777">
        <w:tc>
          <w:tcPr>
            <w:tcW w:w="0" w:type="auto"/>
            <w:shd w:val="clear" w:color="auto" w:fill="F2F6FC"/>
          </w:tcPr>
          <w:p w14:paraId="62E75777" w14:textId="77777777" w:rsidR="00E9428B" w:rsidRDefault="00C949D3">
            <w:r>
              <w:t xml:space="preserve">Reusable workflow </w:t>
            </w:r>
            <w:r>
              <w:rPr>
                <w:rFonts w:ascii="Consolas" w:hAnsi="Consolas"/>
                <w:sz w:val="20"/>
                <w:shd w:val="clear" w:color="auto" w:fill="F2F2F2"/>
              </w:rPr>
              <w:t>&lt;SOURCE_ORG&gt;/repo/.github/workflows/…</w:t>
            </w:r>
          </w:p>
        </w:tc>
        <w:tc>
          <w:tcPr>
            <w:tcW w:w="0" w:type="auto"/>
            <w:shd w:val="clear" w:color="auto" w:fill="F2F6FC"/>
          </w:tcPr>
          <w:p w14:paraId="6FAD7CDD" w14:textId="77777777" w:rsidR="00E9428B" w:rsidRDefault="00C949D3">
            <w:r>
              <w:rPr>
                <w:rFonts w:ascii="Consolas" w:hAnsi="Consolas"/>
                <w:sz w:val="20"/>
                <w:shd w:val="clear" w:color="auto" w:fill="F2F2F2"/>
              </w:rPr>
              <w:t>&lt;DESTINATION_ORG&gt;/repo/.github/workflows/…</w:t>
            </w:r>
          </w:p>
        </w:tc>
      </w:tr>
      <w:tr w:rsidR="00242427" w14:paraId="28F7F9E0" w14:textId="77777777">
        <w:tc>
          <w:tcPr>
            <w:tcW w:w="0" w:type="auto"/>
            <w:shd w:val="clear" w:color="auto" w:fill="FFFFFF"/>
          </w:tcPr>
          <w:p w14:paraId="7A719388" w14:textId="77777777" w:rsidR="00242427" w:rsidRDefault="00242427" w:rsidP="00242427">
            <w:r>
              <w:t>Self-hosted runner labels</w:t>
            </w:r>
          </w:p>
        </w:tc>
        <w:tc>
          <w:tcPr>
            <w:tcW w:w="0" w:type="auto"/>
            <w:shd w:val="clear" w:color="auto" w:fill="FFFFFF"/>
          </w:tcPr>
          <w:p w14:paraId="00837DB4" w14:textId="19919D2C" w:rsidR="00242427" w:rsidRDefault="00242427" w:rsidP="00242427">
            <w:ins w:id="134" w:author="Fabio Palumbo" w:date="2026-08-06T13:29:00Z" w16du:dateUtc="2026-08-06T16:29:00Z">
              <w:r>
                <w:rPr>
                  <w:color w:val="C00000"/>
                </w:rPr>
                <w:t>**unchanged** — labels preserved from source (no re-point)</w:t>
              </w:r>
            </w:ins>
            <w:del w:id="135" w:author="Fabio Palumbo" w:date="2026-08-06T13:29:00Z" w16du:dateUtc="2026-08-06T16:29:00Z">
              <w:r w:rsidDel="007C1B46">
                <w:delText>re-registered destination labels (see Runners)</w:delText>
              </w:r>
            </w:del>
          </w:p>
        </w:tc>
      </w:tr>
    </w:tbl>
    <w:p w14:paraId="03EFCA41" w14:textId="77777777" w:rsidR="00E9428B" w:rsidRDefault="00E9428B"/>
    <w:p w14:paraId="5F96A722" w14:textId="77777777" w:rsidR="00E9428B" w:rsidRDefault="00E9428B"/>
    <w:p w14:paraId="7ED8C0C5" w14:textId="77777777" w:rsidR="00E9428B" w:rsidRDefault="00C949D3">
      <w:r>
        <w:rPr>
          <w:b/>
        </w:rPr>
        <w:t>Reusable workflows / composite actions</w:t>
      </w:r>
      <w:r>
        <w:t xml:space="preserve"> — GEI migrates all repos in the org together, so </w:t>
      </w:r>
      <w:r>
        <w:rPr>
          <w:rFonts w:ascii="Consolas" w:hAnsi="Consolas"/>
          <w:sz w:val="20"/>
          <w:shd w:val="clear" w:color="auto" w:fill="F2F2F2"/>
        </w:rPr>
        <w:t>uses:</w:t>
      </w:r>
      <w:r>
        <w:t xml:space="preserve"> references resolve after migration; batch-rewrite </w:t>
      </w:r>
      <w:r>
        <w:rPr>
          <w:rFonts w:ascii="Consolas" w:hAnsi="Consolas"/>
          <w:sz w:val="20"/>
          <w:shd w:val="clear" w:color="auto" w:fill="F2F2F2"/>
        </w:rPr>
        <w:t>uses: &lt;SOURCE_ORG&gt;/…</w:t>
      </w:r>
      <w:r>
        <w:t xml:space="preserve"> → </w:t>
      </w:r>
      <w:r>
        <w:rPr>
          <w:rFonts w:ascii="Consolas" w:hAnsi="Consolas"/>
          <w:sz w:val="20"/>
          <w:shd w:val="clear" w:color="auto" w:fill="F2F2F2"/>
        </w:rPr>
        <w:t>uses: &lt;DESTINATION_ORG&gt;/…</w:t>
      </w:r>
      <w:r>
        <w:t xml:space="preserve"> once cutover is confirmed.</w:t>
      </w:r>
    </w:p>
    <w:p w14:paraId="5B95CD12" w14:textId="77777777" w:rsidR="00E9428B" w:rsidRDefault="00E9428B"/>
    <w:p w14:paraId="5220BBB2" w14:textId="77777777" w:rsidR="00E9428B" w:rsidRDefault="00E9428B">
      <w:pPr>
        <w:pBdr>
          <w:bottom w:val="single" w:sz="6" w:space="1" w:color="BDD7EE"/>
        </w:pBdr>
      </w:pPr>
    </w:p>
    <w:p w14:paraId="13CB595B" w14:textId="77777777" w:rsidR="00E9428B" w:rsidRDefault="00E9428B"/>
    <w:p w14:paraId="0B10B3C2" w14:textId="77777777" w:rsidR="00E9428B" w:rsidRDefault="00C949D3">
      <w:pPr>
        <w:pStyle w:val="Heading2"/>
      </w:pPr>
      <w:r>
        <w:t>GHAS / Copilot / IIQ enablement</w:t>
      </w:r>
    </w:p>
    <w:p w14:paraId="6D9C8D39" w14:textId="77777777" w:rsidR="00E9428B" w:rsidRDefault="00E9428B"/>
    <w:p w14:paraId="152FFF49" w14:textId="77777777" w:rsidR="00E9428B" w:rsidRDefault="00C949D3">
      <w:pPr>
        <w:pStyle w:val="Heading3"/>
      </w:pPr>
      <w:r>
        <w:t>GHAS</w:t>
      </w:r>
    </w:p>
    <w:p w14:paraId="3AE441E7" w14:textId="77777777" w:rsidR="00E9428B" w:rsidRDefault="00C949D3">
      <w:pPr>
        <w:ind w:left="360" w:hanging="260"/>
      </w:pPr>
      <w:r>
        <w:t xml:space="preserve">•  Enable at org level: </w:t>
      </w:r>
      <w:r>
        <w:rPr>
          <w:rFonts w:ascii="Consolas" w:hAnsi="Consolas"/>
          <w:sz w:val="20"/>
          <w:shd w:val="clear" w:color="auto" w:fill="F2F2F2"/>
        </w:rPr>
        <w:t>Settings → Code security → Enable Advanced Security</w:t>
      </w:r>
      <w:r>
        <w:t>.</w:t>
      </w:r>
    </w:p>
    <w:p w14:paraId="2F9EBA02" w14:textId="77777777" w:rsidR="00E9428B" w:rsidRDefault="00C949D3">
      <w:pPr>
        <w:ind w:left="360" w:hanging="260"/>
      </w:pPr>
      <w:r>
        <w:t>•  Bulk-enable per repo:</w:t>
      </w:r>
    </w:p>
    <w:p w14:paraId="74B8486B" w14:textId="77777777" w:rsidR="00E9428B" w:rsidRDefault="00C949D3">
      <w:pPr>
        <w:pStyle w:val="CodeBlock"/>
      </w:pPr>
      <w:r>
        <w:t xml:space="preserve">  gh api -X PATCH /repos/&lt;DESTINATION_ORG&gt;/&lt;repo&gt; \</w:t>
      </w:r>
    </w:p>
    <w:p w14:paraId="7F47E19B" w14:textId="77777777" w:rsidR="00E9428B" w:rsidRDefault="00C949D3">
      <w:pPr>
        <w:pStyle w:val="CodeBlock"/>
      </w:pPr>
      <w:r>
        <w:t xml:space="preserve">    -f security_and_analysis[advanced_security][status]=enabled \</w:t>
      </w:r>
    </w:p>
    <w:p w14:paraId="717EAA37" w14:textId="77777777" w:rsidR="00E9428B" w:rsidRDefault="00C949D3">
      <w:pPr>
        <w:pStyle w:val="CodeBlock"/>
      </w:pPr>
      <w:r>
        <w:t xml:space="preserve">    -f security_and_analysis[secret_scanning][status]=enabled \</w:t>
      </w:r>
    </w:p>
    <w:p w14:paraId="5C4D1C1E" w14:textId="77777777" w:rsidR="00E9428B" w:rsidRDefault="00C949D3">
      <w:pPr>
        <w:pStyle w:val="CodeBlock"/>
      </w:pPr>
      <w:r>
        <w:t xml:space="preserve">    -f security_and_analysis[secret_scanning_push_protection][status]=enabled</w:t>
      </w:r>
    </w:p>
    <w:p w14:paraId="33CC59E0" w14:textId="77777777" w:rsidR="00E9428B" w:rsidRDefault="00C949D3">
      <w:pPr>
        <w:ind w:left="360" w:hanging="260"/>
      </w:pPr>
      <w:r>
        <w:t xml:space="preserve">•  Default CodeQL setup vs advanced: </w:t>
      </w:r>
      <w:r>
        <w:rPr>
          <w:b/>
        </w:rPr>
        <w:t>[TBD]</w:t>
      </w:r>
      <w:r>
        <w:t xml:space="preserve"> (task DEVOPS-14669).</w:t>
      </w:r>
    </w:p>
    <w:p w14:paraId="25B659F5" w14:textId="77777777" w:rsidR="00E9428B" w:rsidRDefault="00C949D3">
      <w:pPr>
        <w:ind w:left="360" w:hanging="260"/>
      </w:pPr>
      <w:r>
        <w:t>•  Dependabot alerts: check the source-org baseline before enabling — [TBD].</w:t>
      </w:r>
    </w:p>
    <w:p w14:paraId="675E05EE" w14:textId="77777777" w:rsidR="00E9428B" w:rsidRDefault="00E9428B"/>
    <w:p w14:paraId="2ACB176D" w14:textId="77777777" w:rsidR="00E9428B" w:rsidRDefault="7F4103D7">
      <w:pPr>
        <w:pStyle w:val="Heading3"/>
      </w:pPr>
      <w:commentRangeStart w:id="136"/>
      <w:r>
        <w:t>Copilot Business</w:t>
      </w:r>
      <w:commentRangeEnd w:id="136"/>
      <w:r w:rsidR="00345DA7">
        <w:rPr>
          <w:rStyle w:val="CommentReference"/>
          <w:sz w:val="26"/>
          <w:szCs w:val="20"/>
        </w:rPr>
        <w:commentReference w:id="136"/>
      </w:r>
    </w:p>
    <w:p w14:paraId="5C47A95A" w14:textId="77777777" w:rsidR="00E9428B" w:rsidRDefault="00C949D3">
      <w:pPr>
        <w:ind w:left="360" w:hanging="260"/>
      </w:pPr>
      <w:r>
        <w:t xml:space="preserve">•  Provisioning source: </w:t>
      </w:r>
      <w:r>
        <w:rPr>
          <w:b/>
        </w:rPr>
        <w:t>[TBD]</w:t>
      </w:r>
      <w:r>
        <w:t xml:space="preserve"> (HCSC IIQ auto-provision or manual list?).</w:t>
      </w:r>
    </w:p>
    <w:p w14:paraId="0644F9C3" w14:textId="77777777" w:rsidR="00E9428B" w:rsidRDefault="00C949D3">
      <w:pPr>
        <w:ind w:left="360" w:hanging="260"/>
      </w:pPr>
      <w:r>
        <w:t>•  Manual pattern:</w:t>
      </w:r>
    </w:p>
    <w:p w14:paraId="7F7688F0" w14:textId="77777777" w:rsidR="00E9428B" w:rsidRDefault="00C949D3">
      <w:pPr>
        <w:pStyle w:val="CodeBlock"/>
      </w:pPr>
      <w:r>
        <w:t xml:space="preserve">  gh api -X POST /orgs/&lt;DESTINATION_ORG&gt;/copilot/billing/selected_users \</w:t>
      </w:r>
    </w:p>
    <w:p w14:paraId="063A3F19" w14:textId="77777777" w:rsidR="00E9428B" w:rsidRDefault="00C949D3">
      <w:pPr>
        <w:pStyle w:val="CodeBlock"/>
      </w:pPr>
      <w:r>
        <w:t xml:space="preserve">    -f selected_usernames[]=user1 -f selected_usernames[]=user2</w:t>
      </w:r>
    </w:p>
    <w:p w14:paraId="2FC17F8B" w14:textId="77777777" w:rsidR="00E9428B" w:rsidRDefault="00E9428B"/>
    <w:p w14:paraId="06014B42" w14:textId="77777777" w:rsidR="00E9428B" w:rsidRDefault="7F4103D7">
      <w:pPr>
        <w:pStyle w:val="Heading3"/>
      </w:pPr>
      <w:commentRangeStart w:id="139"/>
      <w:r>
        <w:t>IdentityIQ (IIQ) + team membership</w:t>
      </w:r>
      <w:commentRangeEnd w:id="139"/>
      <w:r w:rsidR="00345DA7">
        <w:rPr>
          <w:rStyle w:val="CommentReference"/>
          <w:sz w:val="26"/>
          <w:szCs w:val="20"/>
        </w:rPr>
        <w:commentReference w:id="139"/>
      </w:r>
    </w:p>
    <w:p w14:paraId="0F12B95A" w14:textId="77777777" w:rsidR="00E9428B" w:rsidRDefault="00C949D3">
      <w:pPr>
        <w:ind w:left="360" w:hanging="320"/>
      </w:pPr>
      <w:r>
        <w:t xml:space="preserve">1.  </w:t>
      </w:r>
      <w:r>
        <w:rPr>
          <w:rFonts w:ascii="Consolas" w:hAnsi="Consolas"/>
          <w:sz w:val="20"/>
          <w:shd w:val="clear" w:color="auto" w:fill="F2F2F2"/>
        </w:rPr>
        <w:t>gh gei migrate-org</w:t>
      </w:r>
      <w:r>
        <w:t xml:space="preserve"> recreates </w:t>
      </w:r>
      <w:r>
        <w:rPr>
          <w:b/>
        </w:rPr>
        <w:t>teams</w:t>
      </w:r>
      <w:r>
        <w:t xml:space="preserve"> and their </w:t>
      </w:r>
      <w:r>
        <w:rPr>
          <w:b/>
        </w:rPr>
        <w:t>repo access</w:t>
      </w:r>
      <w:r>
        <w:t xml:space="preserve">, but </w:t>
      </w:r>
      <w:r>
        <w:rPr>
          <w:b/>
        </w:rPr>
        <w:t>not membership</w:t>
      </w:r>
      <w:r>
        <w:t>.</w:t>
      </w:r>
    </w:p>
    <w:p w14:paraId="229F2701" w14:textId="77777777" w:rsidR="00E9428B" w:rsidRDefault="00C949D3">
      <w:pPr>
        <w:ind w:left="360" w:hanging="320"/>
      </w:pPr>
      <w:r>
        <w:t xml:space="preserve">2.  </w:t>
      </w:r>
      <w:r>
        <w:rPr>
          <w:b/>
        </w:rPr>
        <w:t>Provision members</w:t>
      </w:r>
      <w:r>
        <w:t xml:space="preserve"> through IIQ/SCIM → Active Directory (source of truth) — the Identity team maintains one enterprise SCIM/IdP group per GitHub team.</w:t>
      </w:r>
    </w:p>
    <w:p w14:paraId="636E18DF" w14:textId="77777777" w:rsidR="00E9428B" w:rsidRDefault="00C949D3">
      <w:pPr>
        <w:ind w:left="360" w:hanging="320"/>
      </w:pPr>
      <w:r>
        <w:t xml:space="preserve">3.  </w:t>
      </w:r>
      <w:r>
        <w:rPr>
          <w:b/>
        </w:rPr>
        <w:t>Verify</w:t>
      </w:r>
      <w:r>
        <w:t xml:space="preserve"> each team's membership matches the AD/SCIM group after IIQ sync completes (usually 1–2 hours).</w:t>
      </w:r>
    </w:p>
    <w:p w14:paraId="500A0651" w14:textId="77777777" w:rsidR="00E9428B" w:rsidRDefault="00C949D3">
      <w:pPr>
        <w:ind w:left="360" w:hanging="320"/>
      </w:pPr>
      <w:r>
        <w:t xml:space="preserve">4.  If the destination org predates the migration and role teams are missing, reconcile with </w:t>
      </w:r>
      <w:r>
        <w:rPr>
          <w:rFonts w:ascii="Consolas" w:hAnsi="Consolas"/>
          <w:sz w:val="20"/>
          <w:shd w:val="clear" w:color="auto" w:fill="F2F2F2"/>
        </w:rPr>
        <w:t>create-teams.sh</w:t>
      </w:r>
      <w:r>
        <w:t xml:space="preserve"> / </w:t>
      </w:r>
      <w:r>
        <w:rPr>
          <w:rFonts w:ascii="Consolas" w:hAnsi="Consolas"/>
          <w:sz w:val="20"/>
          <w:shd w:val="clear" w:color="auto" w:fill="F2F2F2"/>
        </w:rPr>
        <w:t>assign-teams.yml</w:t>
      </w:r>
      <w:r>
        <w:t xml:space="preserve"> (App-ID role-team model — see Teams &amp; membership).</w:t>
      </w:r>
    </w:p>
    <w:p w14:paraId="0A4F7224" w14:textId="77777777" w:rsidR="00E9428B" w:rsidRDefault="00E9428B"/>
    <w:p w14:paraId="5AE48A43" w14:textId="77777777" w:rsidR="00E9428B" w:rsidRDefault="00E9428B">
      <w:pPr>
        <w:pBdr>
          <w:bottom w:val="single" w:sz="6" w:space="1" w:color="BDD7EE"/>
        </w:pBdr>
      </w:pPr>
    </w:p>
    <w:p w14:paraId="50F40DEB" w14:textId="77777777" w:rsidR="00E9428B" w:rsidRDefault="00E9428B"/>
    <w:p w14:paraId="601DC18B" w14:textId="77777777" w:rsidR="00E9428B" w:rsidRDefault="00C949D3">
      <w:pPr>
        <w:pStyle w:val="Heading2"/>
      </w:pPr>
      <w:r>
        <w:t>Mannequin reclaim</w:t>
      </w:r>
    </w:p>
    <w:p w14:paraId="77A52294" w14:textId="77777777" w:rsidR="00E9428B" w:rsidRDefault="00E9428B"/>
    <w:p w14:paraId="1F10C275" w14:textId="77777777" w:rsidR="00E9428B" w:rsidRDefault="00C949D3">
      <w:r>
        <w:t xml:space="preserve">GEI attributes migrated PR/issue history to </w:t>
      </w:r>
      <w:r>
        <w:rPr>
          <w:b/>
        </w:rPr>
        <w:t>mannequins</w:t>
      </w:r>
      <w:r>
        <w:t xml:space="preserve"> (placeholder accounts). Reclaim them to the real HCSC users, ideally </w:t>
      </w:r>
      <w:r>
        <w:rPr>
          <w:b/>
        </w:rPr>
        <w:t>before</w:t>
      </w:r>
      <w:r>
        <w:t xml:space="preserve"> repos are transferred onward.</w:t>
      </w:r>
    </w:p>
    <w:p w14:paraId="007DCDA8" w14:textId="77777777" w:rsidR="00E9428B" w:rsidRDefault="00E9428B"/>
    <w:p w14:paraId="699C87F0" w14:textId="77777777" w:rsidR="00E9428B" w:rsidRDefault="00C949D3">
      <w:pPr>
        <w:ind w:left="360" w:hanging="260"/>
      </w:pPr>
      <w:r>
        <w:t xml:space="preserve">•  </w:t>
      </w:r>
      <w:r>
        <w:rPr>
          <w:rFonts w:ascii="Consolas" w:hAnsi="Consolas"/>
          <w:sz w:val="20"/>
          <w:shd w:val="clear" w:color="auto" w:fill="F2F2F2"/>
        </w:rPr>
        <w:t>reclaim-mannequins.yml</w:t>
      </w:r>
      <w:r>
        <w:t xml:space="preserve"> (or </w:t>
      </w:r>
      <w:r>
        <w:rPr>
          <w:rFonts w:ascii="Consolas" w:hAnsi="Consolas"/>
          <w:sz w:val="20"/>
          <w:shd w:val="clear" w:color="auto" w:fill="F2F2F2"/>
        </w:rPr>
        <w:t>reclaim-mannequins.sh</w:t>
      </w:r>
      <w:r>
        <w:t xml:space="preserve">) generates the mannequin CSV per destination org via </w:t>
      </w:r>
      <w:r>
        <w:rPr>
          <w:rFonts w:ascii="Consolas" w:hAnsi="Consolas"/>
          <w:sz w:val="20"/>
          <w:shd w:val="clear" w:color="auto" w:fill="F2F2F2"/>
        </w:rPr>
        <w:t>gh gei generate-mannequin-csv</w:t>
      </w:r>
      <w:r>
        <w:t xml:space="preserve">, then reclaims via </w:t>
      </w:r>
      <w:r>
        <w:rPr>
          <w:rFonts w:ascii="Consolas" w:hAnsi="Consolas"/>
          <w:sz w:val="20"/>
          <w:shd w:val="clear" w:color="auto" w:fill="F2F2F2"/>
        </w:rPr>
        <w:t>gh gei reclaim-mannequin</w:t>
      </w:r>
      <w:r>
        <w:t>.</w:t>
      </w:r>
    </w:p>
    <w:p w14:paraId="4EA9CDE6" w14:textId="77777777" w:rsidR="00E9428B" w:rsidRDefault="00C949D3">
      <w:pPr>
        <w:ind w:left="360" w:hanging="260"/>
      </w:pPr>
      <w:r>
        <w:t xml:space="preserve">•  </w:t>
      </w:r>
      <w:r>
        <w:rPr>
          <w:b/>
        </w:rPr>
        <w:t>User mapping</w:t>
      </w:r>
      <w:r>
        <w:t xml:space="preserve">: GHEC usernames are mapped to GHE by removing the </w:t>
      </w:r>
      <w:r>
        <w:rPr>
          <w:rFonts w:ascii="Consolas" w:hAnsi="Consolas"/>
          <w:sz w:val="20"/>
          <w:shd w:val="clear" w:color="auto" w:fill="F2F2F2"/>
        </w:rPr>
        <w:t>_hcsc</w:t>
      </w:r>
      <w:r>
        <w:t xml:space="preserve"> suffix (</w:t>
      </w:r>
      <w:r>
        <w:rPr>
          <w:rFonts w:ascii="Consolas" w:hAnsi="Consolas"/>
          <w:sz w:val="20"/>
          <w:shd w:val="clear" w:color="auto" w:fill="F2F2F2"/>
        </w:rPr>
        <w:t>map_users: true</w:t>
      </w:r>
      <w:r>
        <w:t>).</w:t>
      </w:r>
    </w:p>
    <w:p w14:paraId="2A069E41" w14:textId="77777777" w:rsidR="00E9428B" w:rsidRDefault="00C949D3">
      <w:pPr>
        <w:ind w:left="360" w:hanging="260"/>
      </w:pPr>
      <w:r>
        <w:t xml:space="preserve">•  </w:t>
      </w:r>
      <w:r>
        <w:rPr>
          <w:b/>
        </w:rPr>
        <w:t>EMU orgs</w:t>
      </w:r>
      <w:r>
        <w:t xml:space="preserve">: set </w:t>
      </w:r>
      <w:r>
        <w:rPr>
          <w:rFonts w:ascii="Consolas" w:hAnsi="Consolas"/>
          <w:sz w:val="20"/>
          <w:shd w:val="clear" w:color="auto" w:fill="F2F2F2"/>
        </w:rPr>
        <w:t>skip_invitation: true</w:t>
      </w:r>
      <w:r>
        <w:t xml:space="preserve"> to reclaim without sending invitations.</w:t>
      </w:r>
    </w:p>
    <w:p w14:paraId="05D0FAC1" w14:textId="77777777" w:rsidR="00E9428B" w:rsidRDefault="00C949D3">
      <w:pPr>
        <w:ind w:left="360" w:hanging="260"/>
      </w:pPr>
      <w:r>
        <w:t xml:space="preserve">•  CSV columns: </w:t>
      </w:r>
      <w:r>
        <w:rPr>
          <w:rFonts w:ascii="Consolas" w:hAnsi="Consolas"/>
          <w:sz w:val="20"/>
          <w:shd w:val="clear" w:color="auto" w:fill="F2F2F2"/>
        </w:rPr>
        <w:t>mannequin-user,mannequin-id,target-user</w:t>
      </w:r>
      <w:r>
        <w:t>. The target user must already be a member of the destination org.</w:t>
      </w:r>
    </w:p>
    <w:p w14:paraId="00F225BA" w14:textId="77777777" w:rsidR="00E9428B" w:rsidRDefault="00C949D3">
      <w:pPr>
        <w:ind w:left="360" w:hanging="260"/>
      </w:pPr>
      <w:r>
        <w:t xml:space="preserve">•  Modes: </w:t>
      </w:r>
      <w:r>
        <w:rPr>
          <w:rFonts w:ascii="Consolas" w:hAnsi="Consolas"/>
          <w:sz w:val="20"/>
          <w:shd w:val="clear" w:color="auto" w:fill="F2F2F2"/>
        </w:rPr>
        <w:t>generate-csv</w:t>
      </w:r>
      <w:r>
        <w:t xml:space="preserve">, </w:t>
      </w:r>
      <w:r>
        <w:rPr>
          <w:rFonts w:ascii="Consolas" w:hAnsi="Consolas"/>
          <w:sz w:val="20"/>
          <w:shd w:val="clear" w:color="auto" w:fill="F2F2F2"/>
        </w:rPr>
        <w:t>reclaim-from-csv</w:t>
      </w:r>
      <w:r>
        <w:t xml:space="preserve">, </w:t>
      </w:r>
      <w:r>
        <w:rPr>
          <w:rFonts w:ascii="Consolas" w:hAnsi="Consolas"/>
          <w:sz w:val="20"/>
          <w:shd w:val="clear" w:color="auto" w:fill="F2F2F2"/>
        </w:rPr>
        <w:t>generate-and-reclaim</w:t>
      </w:r>
      <w:r>
        <w:t>.</w:t>
      </w:r>
    </w:p>
    <w:p w14:paraId="450EA2D7" w14:textId="77777777" w:rsidR="00E9428B" w:rsidRDefault="00E9428B"/>
    <w:p w14:paraId="3DD355C9" w14:textId="77777777" w:rsidR="00E9428B" w:rsidRDefault="00E9428B">
      <w:pPr>
        <w:pBdr>
          <w:bottom w:val="single" w:sz="6" w:space="1" w:color="BDD7EE"/>
        </w:pBdr>
      </w:pPr>
    </w:p>
    <w:p w14:paraId="1A81F0B1" w14:textId="77777777" w:rsidR="00E9428B" w:rsidRDefault="00E9428B"/>
    <w:p w14:paraId="60CADEE1" w14:textId="77777777" w:rsidR="00E9428B" w:rsidRDefault="00C949D3">
      <w:pPr>
        <w:pStyle w:val="Heading2"/>
      </w:pPr>
      <w:r>
        <w:t>Cutover</w:t>
      </w:r>
    </w:p>
    <w:p w14:paraId="717AAFBA" w14:textId="77777777" w:rsidR="00E9428B" w:rsidRDefault="00E9428B"/>
    <w:p w14:paraId="1E0747C3" w14:textId="77777777" w:rsidR="00E9428B" w:rsidRDefault="00C949D3">
      <w:r>
        <w:t>Per source org:</w:t>
      </w:r>
    </w:p>
    <w:p w14:paraId="56EE48EE" w14:textId="77777777" w:rsidR="00E9428B" w:rsidRDefault="00E9428B"/>
    <w:p w14:paraId="16EBD05F" w14:textId="77777777" w:rsidR="00E9428B" w:rsidRDefault="7F4103D7">
      <w:pPr>
        <w:ind w:left="360" w:hanging="320"/>
      </w:pPr>
      <w:r>
        <w:t xml:space="preserve">1.  </w:t>
      </w:r>
      <w:commentRangeStart w:id="142"/>
      <w:commentRangeStart w:id="143"/>
      <w:commentRangeStart w:id="144"/>
      <w:r>
        <w:t>Announce</w:t>
      </w:r>
      <w:commentRangeEnd w:id="142"/>
      <w:r w:rsidR="00345DA7">
        <w:rPr>
          <w:rStyle w:val="CommentReference"/>
          <w:sz w:val="22"/>
          <w:szCs w:val="20"/>
        </w:rPr>
        <w:commentReference w:id="142"/>
      </w:r>
      <w:commentRangeEnd w:id="143"/>
      <w:r w:rsidR="00C949D3">
        <w:rPr>
          <w:rStyle w:val="CommentReference"/>
          <w:sz w:val="22"/>
          <w:szCs w:val="20"/>
        </w:rPr>
        <w:commentReference w:id="143"/>
      </w:r>
      <w:commentRangeEnd w:id="144"/>
      <w:r w:rsidR="0039135E">
        <w:rPr>
          <w:rStyle w:val="CommentReference"/>
          <w:sz w:val="22"/>
          <w:szCs w:val="20"/>
        </w:rPr>
        <w:commentReference w:id="144"/>
      </w:r>
      <w:r>
        <w:t xml:space="preserve"> the cutover window (change ticket approved).</w:t>
      </w:r>
    </w:p>
    <w:p w14:paraId="2976B1DE" w14:textId="77777777" w:rsidR="00E9428B" w:rsidRDefault="00C949D3">
      <w:pPr>
        <w:ind w:left="360" w:hanging="320"/>
      </w:pPr>
      <w:r>
        <w:t xml:space="preserve">2.  </w:t>
      </w:r>
      <w:r>
        <w:rPr>
          <w:b/>
        </w:rPr>
        <w:t>Freeze</w:t>
      </w:r>
      <w:r>
        <w:t xml:space="preserve"> the source org (disable pushes / tighten branch protections; archival happens </w:t>
      </w:r>
      <w:r>
        <w:rPr>
          <w:i/>
        </w:rPr>
        <w:t>after</w:t>
      </w:r>
      <w:r>
        <w:t xml:space="preserve"> a successful migration).</w:t>
      </w:r>
    </w:p>
    <w:p w14:paraId="7BF2CF5D" w14:textId="77777777" w:rsidR="00E9428B" w:rsidRDefault="00C949D3">
      <w:pPr>
        <w:ind w:left="360" w:hanging="320"/>
      </w:pPr>
      <w:r>
        <w:t xml:space="preserve">3.  </w:t>
      </w:r>
      <w:r>
        <w:rPr>
          <w:b/>
        </w:rPr>
        <w:t>Run `migrate-org.yml`</w:t>
      </w:r>
      <w:r>
        <w:t xml:space="preserve"> with </w:t>
      </w:r>
      <w:r>
        <w:rPr>
          <w:rFonts w:ascii="Consolas" w:hAnsi="Consolas"/>
          <w:sz w:val="20"/>
          <w:shd w:val="clear" w:color="auto" w:fill="F2F2F2"/>
        </w:rPr>
        <w:t>source_api_url = https://github.com</w:t>
      </w:r>
      <w:r>
        <w:t xml:space="preserve">, </w:t>
      </w:r>
      <w:r>
        <w:rPr>
          <w:rFonts w:ascii="Consolas" w:hAnsi="Consolas"/>
          <w:sz w:val="20"/>
          <w:shd w:val="clear" w:color="auto" w:fill="F2F2F2"/>
        </w:rPr>
        <w:t>source_org</w:t>
      </w:r>
      <w:r>
        <w:t xml:space="preserve">, </w:t>
      </w:r>
      <w:r>
        <w:rPr>
          <w:rFonts w:ascii="Consolas" w:hAnsi="Consolas"/>
          <w:sz w:val="20"/>
          <w:shd w:val="clear" w:color="auto" w:fill="F2F2F2"/>
        </w:rPr>
        <w:t>destination_org</w:t>
      </w:r>
      <w:r>
        <w:t xml:space="preserve">, </w:t>
      </w:r>
      <w:r>
        <w:rPr>
          <w:rFonts w:ascii="Consolas" w:hAnsi="Consolas"/>
          <w:sz w:val="20"/>
          <w:shd w:val="clear" w:color="auto" w:fill="F2F2F2"/>
        </w:rPr>
        <w:t>target_enterprise = hcsc</w:t>
      </w:r>
      <w:r>
        <w:t xml:space="preserve">, and the asset toggles. It runs </w:t>
      </w:r>
      <w:r>
        <w:rPr>
          <w:rFonts w:ascii="Consolas" w:hAnsi="Consolas"/>
          <w:sz w:val="20"/>
          <w:shd w:val="clear" w:color="auto" w:fill="F2F2F2"/>
        </w:rPr>
        <w:t>gh gei migrate-org</w:t>
      </w:r>
      <w:r>
        <w:t xml:space="preserve">, replays rulesets/variables/custom properties, sets repos to </w:t>
      </w:r>
      <w:r>
        <w:rPr>
          <w:b/>
        </w:rPr>
        <w:t>internal</w:t>
      </w:r>
      <w:r>
        <w:t>, removes branch protections, and (if enabled) archives the source.</w:t>
      </w:r>
    </w:p>
    <w:p w14:paraId="512925FF" w14:textId="77777777" w:rsidR="00E9428B" w:rsidRDefault="00C949D3">
      <w:pPr>
        <w:ind w:left="360" w:hanging="320"/>
      </w:pPr>
      <w:r>
        <w:t xml:space="preserve">4.  </w:t>
      </w:r>
      <w:r>
        <w:rPr>
          <w:b/>
        </w:rPr>
        <w:t>Post-migration integrity checks</w:t>
      </w:r>
      <w:r>
        <w:t xml:space="preserve"> (see next section).</w:t>
      </w:r>
    </w:p>
    <w:p w14:paraId="5524B176" w14:textId="77777777" w:rsidR="00E9428B" w:rsidRDefault="00C949D3">
      <w:pPr>
        <w:ind w:left="360" w:hanging="320"/>
      </w:pPr>
      <w:r>
        <w:t xml:space="preserve">5.  </w:t>
      </w:r>
      <w:r>
        <w:rPr>
          <w:b/>
        </w:rPr>
        <w:t>Recreate org secrets</w:t>
      </w:r>
      <w:r>
        <w:t xml:space="preserve"> flagged in the run summary; </w:t>
      </w:r>
      <w:r>
        <w:rPr>
          <w:b/>
        </w:rPr>
        <w:t>migrate repo/env secrets &amp; packages</w:t>
      </w:r>
      <w:r>
        <w:t xml:space="preserve"> with the </w:t>
      </w:r>
      <w:r>
        <w:rPr>
          <w:rFonts w:ascii="Consolas" w:hAnsi="Consolas"/>
          <w:sz w:val="20"/>
          <w:shd w:val="clear" w:color="auto" w:fill="F2F2F2"/>
        </w:rPr>
        <w:t>org-migration/</w:t>
      </w:r>
      <w:r>
        <w:t xml:space="preserve"> tool (CyberArk).</w:t>
      </w:r>
    </w:p>
    <w:p w14:paraId="311A5A4A" w14:textId="77777777" w:rsidR="00E9428B" w:rsidRDefault="00C949D3">
      <w:pPr>
        <w:ind w:left="360" w:hanging="320"/>
      </w:pPr>
      <w:r>
        <w:t xml:space="preserve">6.  </w:t>
      </w:r>
      <w:r>
        <w:rPr>
          <w:b/>
        </w:rPr>
        <w:t>Re-point CI/CD</w:t>
      </w:r>
      <w:r>
        <w:t xml:space="preserve"> — sweep migrated repos and rewrite cross-repo Actions </w:t>
      </w:r>
      <w:r>
        <w:rPr>
          <w:rFonts w:ascii="Consolas" w:hAnsi="Consolas"/>
          <w:sz w:val="20"/>
          <w:shd w:val="clear" w:color="auto" w:fill="F2F2F2"/>
        </w:rPr>
        <w:t>uses:</w:t>
      </w:r>
      <w:r>
        <w:t xml:space="preserve"> references to </w:t>
      </w:r>
      <w:r>
        <w:rPr>
          <w:rFonts w:ascii="Consolas" w:hAnsi="Consolas"/>
          <w:sz w:val="20"/>
          <w:shd w:val="clear" w:color="auto" w:fill="F2F2F2"/>
        </w:rPr>
        <w:t>&lt;DESTINATION_ORG&gt;</w:t>
      </w:r>
      <w:r>
        <w:t>.</w:t>
      </w:r>
    </w:p>
    <w:p w14:paraId="1664BDED" w14:textId="77777777" w:rsidR="00E9428B" w:rsidRDefault="00C949D3">
      <w:pPr>
        <w:ind w:left="360" w:hanging="320"/>
      </w:pPr>
      <w:r>
        <w:t xml:space="preserve">7.  </w:t>
      </w:r>
      <w:r>
        <w:rPr>
          <w:b/>
        </w:rPr>
        <w:t>Reclaim mannequins</w:t>
      </w:r>
      <w:r>
        <w:t xml:space="preserve"> — </w:t>
      </w:r>
      <w:r>
        <w:rPr>
          <w:rFonts w:ascii="Consolas" w:hAnsi="Consolas"/>
          <w:sz w:val="20"/>
          <w:shd w:val="clear" w:color="auto" w:fill="F2F2F2"/>
        </w:rPr>
        <w:t>reclaim-mannequins.yml</w:t>
      </w:r>
      <w:r>
        <w:t xml:space="preserve"> (</w:t>
      </w:r>
      <w:r>
        <w:rPr>
          <w:rFonts w:ascii="Consolas" w:hAnsi="Consolas"/>
          <w:sz w:val="20"/>
          <w:shd w:val="clear" w:color="auto" w:fill="F2F2F2"/>
        </w:rPr>
        <w:t>_hcsc</w:t>
      </w:r>
      <w:r>
        <w:t xml:space="preserve"> suffix mapping).</w:t>
      </w:r>
    </w:p>
    <w:p w14:paraId="5B2FEC02" w14:textId="77777777" w:rsidR="00E9428B" w:rsidRDefault="00C949D3">
      <w:pPr>
        <w:ind w:left="360" w:hanging="320"/>
      </w:pPr>
      <w:r>
        <w:t xml:space="preserve">8.  </w:t>
      </w:r>
      <w:r>
        <w:rPr>
          <w:b/>
        </w:rPr>
        <w:t>Provision team members via IIQ</w:t>
      </w:r>
      <w:r>
        <w:t xml:space="preserve"> (wait for SCIM sync); </w:t>
      </w:r>
      <w:r>
        <w:rPr>
          <w:b/>
        </w:rPr>
        <w:t>enable GHAS</w:t>
      </w:r>
      <w:r>
        <w:t xml:space="preserve"> on migrated repos.</w:t>
      </w:r>
    </w:p>
    <w:p w14:paraId="10774BA3" w14:textId="77777777" w:rsidR="00E9428B" w:rsidRDefault="00C949D3">
      <w:pPr>
        <w:ind w:left="360" w:hanging="320"/>
      </w:pPr>
      <w:r>
        <w:t xml:space="preserve">9.  </w:t>
      </w:r>
      <w:r>
        <w:rPr>
          <w:b/>
        </w:rPr>
        <w:t>Re-enable org webhooks</w:t>
      </w:r>
      <w:r>
        <w:t xml:space="preserve"> (GEI migrates webhook config but not secrets/active state).</w:t>
      </w:r>
    </w:p>
    <w:p w14:paraId="36649C0F" w14:textId="77777777" w:rsidR="00E9428B" w:rsidRDefault="00C949D3">
      <w:pPr>
        <w:ind w:left="360" w:hanging="320"/>
      </w:pPr>
      <w:r>
        <w:t xml:space="preserve">10.  </w:t>
      </w:r>
      <w:r>
        <w:rPr>
          <w:b/>
        </w:rPr>
        <w:t>Verify</w:t>
      </w:r>
      <w:r>
        <w:t xml:space="preserve"> Acceptance Criteria (companion doc).</w:t>
      </w:r>
    </w:p>
    <w:p w14:paraId="18F66361" w14:textId="77777777" w:rsidR="00E9428B" w:rsidRDefault="00C949D3">
      <w:pPr>
        <w:ind w:left="360" w:hanging="320"/>
      </w:pPr>
      <w:r>
        <w:t xml:space="preserve">11.  </w:t>
      </w:r>
      <w:r>
        <w:rPr>
          <w:b/>
        </w:rPr>
        <w:t>Cutover sign-off</w:t>
      </w:r>
      <w:r>
        <w:t xml:space="preserve"> by Acceptor (Lee Foster / Jeremy Upright).</w:t>
      </w:r>
    </w:p>
    <w:p w14:paraId="1608A7F2" w14:textId="77777777" w:rsidR="00E9428B" w:rsidRDefault="00C949D3">
      <w:pPr>
        <w:ind w:left="360" w:hanging="320"/>
      </w:pPr>
      <w:r>
        <w:t xml:space="preserve">12.  </w:t>
      </w:r>
      <w:r>
        <w:rPr>
          <w:b/>
        </w:rPr>
        <w:t>Archive source</w:t>
      </w:r>
      <w:r>
        <w:t xml:space="preserve"> — handled by </w:t>
      </w:r>
      <w:r>
        <w:rPr>
          <w:rFonts w:ascii="Consolas" w:hAnsi="Consolas"/>
          <w:sz w:val="20"/>
          <w:shd w:val="clear" w:color="auto" w:fill="F2F2F2"/>
        </w:rPr>
        <w:t>migrate-org.yml</w:t>
      </w:r>
      <w:r>
        <w:t xml:space="preserve"> when </w:t>
      </w:r>
      <w:r>
        <w:rPr>
          <w:rFonts w:ascii="Consolas" w:hAnsi="Consolas"/>
          <w:sz w:val="20"/>
          <w:shd w:val="clear" w:color="auto" w:fill="F2F2F2"/>
        </w:rPr>
        <w:t>archive_source_repos: true</w:t>
      </w:r>
      <w:r>
        <w:t>; otherwise:</w:t>
      </w:r>
    </w:p>
    <w:p w14:paraId="5626FBA8" w14:textId="77777777" w:rsidR="00E9428B" w:rsidRDefault="00C949D3">
      <w:pPr>
        <w:pStyle w:val="CodeBlock"/>
      </w:pPr>
      <w:r>
        <w:t xml:space="preserve">    for repo in $(gh api orgs/&lt;SOURCE_ORG&gt;/repos --paginate --jq '.[].name'); do</w:t>
      </w:r>
    </w:p>
    <w:p w14:paraId="3D984580" w14:textId="77777777" w:rsidR="00E9428B" w:rsidRDefault="00C949D3">
      <w:pPr>
        <w:pStyle w:val="CodeBlock"/>
      </w:pPr>
      <w:r>
        <w:t xml:space="preserve">      gh api -X PATCH /repos/&lt;SOURCE_ORG&gt;/$repo -f archived=true</w:t>
      </w:r>
    </w:p>
    <w:p w14:paraId="14C06F73" w14:textId="77777777" w:rsidR="00E9428B" w:rsidRDefault="00C949D3">
      <w:pPr>
        <w:pStyle w:val="CodeBlock"/>
      </w:pPr>
      <w:r>
        <w:t xml:space="preserve">    done</w:t>
      </w:r>
    </w:p>
    <w:p w14:paraId="5E323284" w14:textId="77777777" w:rsidR="00E9428B" w:rsidRDefault="00C949D3">
      <w:pPr>
        <w:ind w:left="360" w:hanging="320"/>
      </w:pPr>
      <w:r>
        <w:t xml:space="preserve">13.  If validation fails → </w:t>
      </w:r>
      <w:r>
        <w:rPr>
          <w:b/>
        </w:rPr>
        <w:t>Rollback</w:t>
      </w:r>
      <w:r>
        <w:t xml:space="preserve"> (next section).</w:t>
      </w:r>
    </w:p>
    <w:p w14:paraId="2908EB2C" w14:textId="77777777" w:rsidR="00E9428B" w:rsidRDefault="00E9428B"/>
    <w:p w14:paraId="121FD38A" w14:textId="77777777" w:rsidR="00E9428B" w:rsidRDefault="00E9428B">
      <w:pPr>
        <w:pBdr>
          <w:bottom w:val="single" w:sz="6" w:space="1" w:color="BDD7EE"/>
        </w:pBdr>
      </w:pPr>
    </w:p>
    <w:p w14:paraId="1FE2DD96" w14:textId="77777777" w:rsidR="00E9428B" w:rsidRDefault="00E9428B"/>
    <w:p w14:paraId="04F401EF" w14:textId="77777777" w:rsidR="00E9428B" w:rsidRDefault="00C949D3">
      <w:pPr>
        <w:pStyle w:val="Heading2"/>
      </w:pPr>
      <w:r>
        <w:t>Rollback</w:t>
      </w:r>
    </w:p>
    <w:p w14:paraId="27357532" w14:textId="77777777" w:rsidR="00E9428B" w:rsidRDefault="00E9428B"/>
    <w:p w14:paraId="2B3DD50D" w14:textId="77777777" w:rsidR="00E9428B" w:rsidRDefault="00C949D3">
      <w:r>
        <w:t>Reverse a failed migration inside the cutover window:</w:t>
      </w:r>
    </w:p>
    <w:p w14:paraId="07F023C8" w14:textId="77777777" w:rsidR="00E9428B" w:rsidRDefault="00E9428B"/>
    <w:p w14:paraId="1472B4CE" w14:textId="77777777" w:rsidR="00E9428B" w:rsidRDefault="00C949D3">
      <w:pPr>
        <w:ind w:left="360" w:hanging="320"/>
      </w:pPr>
      <w:r>
        <w:t xml:space="preserve">1.  </w:t>
      </w:r>
      <w:r>
        <w:rPr>
          <w:b/>
        </w:rPr>
        <w:t>Delete the migrated repos</w:t>
      </w:r>
      <w:r>
        <w:t xml:space="preserve"> from </w:t>
      </w:r>
      <w:r>
        <w:rPr>
          <w:rFonts w:ascii="Consolas" w:hAnsi="Consolas"/>
          <w:sz w:val="20"/>
          <w:shd w:val="clear" w:color="auto" w:fill="F2F2F2"/>
        </w:rPr>
        <w:t>destination_org</w:t>
      </w:r>
      <w:r>
        <w:t xml:space="preserve"> (they were freshly created by GEI):</w:t>
      </w:r>
    </w:p>
    <w:p w14:paraId="6EF06B83" w14:textId="77777777" w:rsidR="00E9428B" w:rsidRDefault="00C949D3">
      <w:pPr>
        <w:pStyle w:val="CodeBlock"/>
      </w:pPr>
      <w:r>
        <w:t xml:space="preserve">   for repo in $(gh api orgs/&lt;DESTINATION_ORG&gt;/repos --paginate --jq '.[].name'); do</w:t>
      </w:r>
    </w:p>
    <w:p w14:paraId="34D7D67F" w14:textId="77777777" w:rsidR="00E9428B" w:rsidRDefault="00C949D3">
      <w:pPr>
        <w:pStyle w:val="CodeBlock"/>
      </w:pPr>
      <w:r>
        <w:t xml:space="preserve">     gh api -X DELETE /repos/&lt;DESTINATION_ORG&gt;/$repo</w:t>
      </w:r>
    </w:p>
    <w:p w14:paraId="26638C4D" w14:textId="77777777" w:rsidR="00E9428B" w:rsidRDefault="00C949D3">
      <w:pPr>
        <w:pStyle w:val="CodeBlock"/>
      </w:pPr>
      <w:r>
        <w:t xml:space="preserve">   done</w:t>
      </w:r>
    </w:p>
    <w:p w14:paraId="146A0D39" w14:textId="77777777" w:rsidR="00E9428B" w:rsidRDefault="00C949D3">
      <w:pPr>
        <w:pStyle w:val="Quote"/>
      </w:pPr>
      <w:r>
        <w:rPr>
          <w:rFonts w:ascii="Consolas" w:hAnsi="Consolas"/>
          <w:sz w:val="20"/>
          <w:shd w:val="clear" w:color="auto" w:fill="F2F2F2"/>
        </w:rPr>
        <w:t>migrate-org.yml</w:t>
      </w:r>
      <w:r>
        <w:t xml:space="preserve"> already deletes repos whose migration failed; this covers a full-run rollback. Scope the list to the migrated set to avoid touching pre-existing repos.</w:t>
      </w:r>
    </w:p>
    <w:p w14:paraId="01426B8E" w14:textId="77777777" w:rsidR="00E9428B" w:rsidRDefault="00C949D3">
      <w:pPr>
        <w:ind w:left="360" w:hanging="320"/>
      </w:pPr>
      <w:r>
        <w:t xml:space="preserve">2.  </w:t>
      </w:r>
      <w:r>
        <w:rPr>
          <w:b/>
        </w:rPr>
        <w:t>Unfreeze / unarchive the source org</w:t>
      </w:r>
      <w:r>
        <w:t xml:space="preserve"> and restore push access.</w:t>
      </w:r>
    </w:p>
    <w:p w14:paraId="147801B6" w14:textId="77777777" w:rsidR="00E9428B" w:rsidRDefault="00C949D3">
      <w:pPr>
        <w:ind w:left="360" w:hanging="320"/>
      </w:pPr>
      <w:r>
        <w:t xml:space="preserve">3.  </w:t>
      </w:r>
      <w:r>
        <w:rPr>
          <w:b/>
        </w:rPr>
        <w:t>Announce</w:t>
      </w:r>
      <w:r>
        <w:t xml:space="preserve"> rollback via Teams "GitHub Consolidation" channel.</w:t>
      </w:r>
    </w:p>
    <w:p w14:paraId="0046B0BA" w14:textId="77777777" w:rsidR="00E9428B" w:rsidRDefault="00C949D3">
      <w:pPr>
        <w:ind w:left="360" w:hanging="320"/>
      </w:pPr>
      <w:r>
        <w:t xml:space="preserve">4.  </w:t>
      </w:r>
      <w:r>
        <w:rPr>
          <w:b/>
        </w:rPr>
        <w:t>Log incident</w:t>
      </w:r>
      <w:r>
        <w:t xml:space="preserve"> in Jira DEVOPS project with the failed migration IDs.</w:t>
      </w:r>
    </w:p>
    <w:p w14:paraId="6C393C15" w14:textId="77777777" w:rsidR="00E9428B" w:rsidRDefault="00C949D3">
      <w:pPr>
        <w:ind w:left="360" w:hanging="320"/>
      </w:pPr>
      <w:r>
        <w:t xml:space="preserve">5.  </w:t>
      </w:r>
      <w:r>
        <w:rPr>
          <w:b/>
        </w:rPr>
        <w:t>Reschedule</w:t>
      </w:r>
      <w:r>
        <w:t xml:space="preserve"> the migration.</w:t>
      </w:r>
    </w:p>
    <w:p w14:paraId="4BDB5498" w14:textId="77777777" w:rsidR="00E9428B" w:rsidRDefault="00E9428B"/>
    <w:p w14:paraId="75F15BFE" w14:textId="77777777" w:rsidR="00E9428B" w:rsidRDefault="00C949D3">
      <w:pPr>
        <w:pStyle w:val="Quote"/>
      </w:pPr>
      <w:r>
        <w:rPr>
          <w:rFonts w:ascii="Consolas" w:hAnsi="Consolas"/>
          <w:sz w:val="20"/>
          <w:shd w:val="clear" w:color="auto" w:fill="F2F2F2"/>
        </w:rPr>
        <w:t>migrate-rollback.yml</w:t>
      </w:r>
      <w:r>
        <w:t xml:space="preserve"> is a wave-file-driven rollback for the repo-by-repo flow; for the org-to-org path use the destination-org repo delete + source-org restore above.</w:t>
      </w:r>
    </w:p>
    <w:p w14:paraId="2916C19D" w14:textId="77777777" w:rsidR="00E9428B" w:rsidRDefault="00E9428B"/>
    <w:p w14:paraId="74869460" w14:textId="77777777" w:rsidR="00E9428B" w:rsidRDefault="00E9428B">
      <w:pPr>
        <w:pBdr>
          <w:bottom w:val="single" w:sz="6" w:space="1" w:color="BDD7EE"/>
        </w:pBdr>
      </w:pPr>
    </w:p>
    <w:p w14:paraId="187F57B8" w14:textId="77777777" w:rsidR="00E9428B" w:rsidRDefault="00E9428B"/>
    <w:p w14:paraId="1F2A2F33" w14:textId="77777777" w:rsidR="00E9428B" w:rsidRDefault="00C949D3">
      <w:pPr>
        <w:pStyle w:val="Heading2"/>
      </w:pPr>
      <w:r>
        <w:t>Post-cutover / Hypercare</w:t>
      </w:r>
    </w:p>
    <w:p w14:paraId="54738AF4" w14:textId="77777777" w:rsidR="00E9428B" w:rsidRDefault="00E9428B"/>
    <w:p w14:paraId="148B6E71" w14:textId="77777777" w:rsidR="00E9428B" w:rsidRDefault="00C949D3">
      <w:pPr>
        <w:ind w:left="360" w:hanging="260"/>
      </w:pPr>
      <w:r>
        <w:t xml:space="preserve">•  </w:t>
      </w:r>
      <w:r>
        <w:rPr>
          <w:b/>
        </w:rPr>
        <w:t>Two-week hypercare</w:t>
      </w:r>
      <w:r>
        <w:t xml:space="preserve"> per migration. ELEKS on-call via Teams "GitHub Consolidation".</w:t>
      </w:r>
    </w:p>
    <w:p w14:paraId="04F022EE" w14:textId="77777777" w:rsidR="00E9428B" w:rsidRDefault="00C949D3">
      <w:pPr>
        <w:ind w:left="360" w:hanging="260"/>
      </w:pPr>
      <w:r>
        <w:t>•  Teams channel active with named ELEKS contact and escalation path.</w:t>
      </w:r>
    </w:p>
    <w:p w14:paraId="2989A128" w14:textId="77777777" w:rsidR="00E9428B" w:rsidRDefault="00C949D3">
      <w:pPr>
        <w:ind w:left="360" w:hanging="260"/>
      </w:pPr>
      <w:r>
        <w:t>•  Daily standup during hypercare; issues triaged, fixes deployed, findings feed into Lessons Learned (task DEVOPS-14780).</w:t>
      </w:r>
    </w:p>
    <w:p w14:paraId="6519D783" w14:textId="77777777" w:rsidR="00E9428B" w:rsidRDefault="00C949D3">
      <w:pPr>
        <w:ind w:left="360" w:hanging="260"/>
      </w:pPr>
      <w:r>
        <w:t>•  Source org kept in read-only state until decommission is approved.</w:t>
      </w:r>
    </w:p>
    <w:p w14:paraId="2E90499B" w14:textId="01AE638D" w:rsidR="00215FA4" w:rsidRPr="00215FA4" w:rsidRDefault="7F4103D7" w:rsidP="00215FA4">
      <w:pPr>
        <w:ind w:left="360" w:hanging="260"/>
        <w:rPr>
          <w:ins w:id="145" w:author="Fabio Palumbo" w:date="2026-08-06T13:31:00Z" w16du:dateUtc="2026-08-06T16:31:00Z"/>
          <w:color w:val="C00000"/>
          <w:rPrChange w:id="146" w:author="Fabio Palumbo" w:date="2026-08-06T13:31:00Z" w16du:dateUtc="2026-08-06T16:31:00Z">
            <w:rPr>
              <w:ins w:id="147" w:author="Fabio Palumbo" w:date="2026-08-06T13:31:00Z" w16du:dateUtc="2026-08-06T16:31:00Z"/>
            </w:rPr>
          </w:rPrChange>
        </w:rPr>
      </w:pPr>
      <w:r>
        <w:t xml:space="preserve">•  </w:t>
      </w:r>
      <w:ins w:id="148" w:author="Fabio Palumbo" w:date="2026-08-06T13:31:00Z" w16du:dateUtc="2026-08-06T16:31:00Z">
        <w:r w:rsidR="00215FA4">
          <w:rPr>
            <w:color w:val="C00000"/>
          </w:rPr>
          <w:t xml:space="preserve">Audit logs from the source org preserved per HIPAA retention (7–8 years) — target archival system </w:t>
        </w:r>
        <w:r w:rsidR="00215FA4">
          <w:rPr>
            <w:b/>
            <w:color w:val="C00000"/>
          </w:rPr>
          <w:t>[TBD]</w:t>
        </w:r>
        <w:r w:rsidR="00215FA4">
          <w:rPr>
            <w:color w:val="C00000"/>
          </w:rPr>
          <w:t xml:space="preserve"> (Splunk index name?). </w:t>
        </w:r>
        <w:r w:rsidR="00215FA4">
          <w:rPr>
            <w:b/>
            <w:color w:val="C00000"/>
          </w:rPr>
          <w:t>Verify logs are actively streaming to Splunk</w:t>
        </w:r>
        <w:r w:rsidR="00215FA4">
          <w:rPr>
            <w:color w:val="C00000"/>
          </w:rPr>
          <w:t xml:space="preserve"> before decommission — confirm the audit-log stream is configured and events are landing in the target index:</w:t>
        </w:r>
      </w:ins>
    </w:p>
    <w:p w14:paraId="70648F41" w14:textId="77777777" w:rsidR="00215FA4" w:rsidRDefault="00215FA4" w:rsidP="00215FA4">
      <w:pPr>
        <w:pStyle w:val="CodeBlock"/>
        <w:rPr>
          <w:ins w:id="149" w:author="Fabio Palumbo" w:date="2026-08-06T13:31:00Z" w16du:dateUtc="2026-08-06T16:31:00Z"/>
        </w:rPr>
      </w:pPr>
      <w:ins w:id="150" w:author="Fabio Palumbo" w:date="2026-08-06T13:31:00Z" w16du:dateUtc="2026-08-06T16:31:00Z">
        <w:r>
          <w:rPr>
            <w:color w:val="C00000"/>
          </w:rPr>
          <w:t xml:space="preserve">  gh api /orgs/&lt;DESTINATION_ORG&gt;/audit-log --jq 'length'   # confirm audit-log access</w:t>
        </w:r>
      </w:ins>
    </w:p>
    <w:p w14:paraId="5CD8A98C" w14:textId="77777777" w:rsidR="00215FA4" w:rsidRDefault="00215FA4" w:rsidP="00215FA4">
      <w:pPr>
        <w:rPr>
          <w:ins w:id="151" w:author="Fabio Palumbo" w:date="2026-08-06T13:31:00Z" w16du:dateUtc="2026-08-06T16:31:00Z"/>
        </w:rPr>
      </w:pPr>
      <w:ins w:id="152" w:author="Fabio Palumbo" w:date="2026-08-06T13:31:00Z" w16du:dateUtc="2026-08-06T16:31:00Z">
        <w:r>
          <w:rPr>
            <w:color w:val="C00000"/>
          </w:rPr>
          <w:t xml:space="preserve">  Then check the Splunk index is receiving events (search the index for recent GitHub audit events); do not approve decommission until streaming is confirmed.</w:t>
        </w:r>
      </w:ins>
    </w:p>
    <w:p w14:paraId="371E8B8A" w14:textId="7EED404A" w:rsidR="00E9428B" w:rsidRDefault="7F4103D7">
      <w:pPr>
        <w:ind w:left="360" w:hanging="260"/>
      </w:pPr>
      <w:commentRangeStart w:id="153"/>
      <w:del w:id="154" w:author="Fabio Palumbo" w:date="2026-08-06T13:31:00Z" w16du:dateUtc="2026-08-06T16:31:00Z">
        <w:r w:rsidDel="00215FA4">
          <w:delText xml:space="preserve">Audit logs </w:delText>
        </w:r>
        <w:commentRangeEnd w:id="153"/>
        <w:r w:rsidR="00345DA7" w:rsidDel="00215FA4">
          <w:rPr>
            <w:rStyle w:val="CommentReference"/>
            <w:sz w:val="22"/>
            <w:szCs w:val="20"/>
          </w:rPr>
          <w:commentReference w:id="153"/>
        </w:r>
        <w:r w:rsidDel="00215FA4">
          <w:delText xml:space="preserve">from the source org preserved per HIPAA retention (7–8 years) — target archival system </w:delText>
        </w:r>
        <w:r w:rsidRPr="40F53618" w:rsidDel="00215FA4">
          <w:rPr>
            <w:b/>
            <w:bCs/>
          </w:rPr>
          <w:delText>[TBD]</w:delText>
        </w:r>
        <w:r w:rsidDel="00215FA4">
          <w:delText xml:space="preserve"> (Splunk index name?).</w:delText>
        </w:r>
      </w:del>
    </w:p>
    <w:p w14:paraId="46ABBD8F" w14:textId="77777777" w:rsidR="00E9428B" w:rsidRDefault="00E9428B"/>
    <w:p w14:paraId="06BBA33E" w14:textId="77777777" w:rsidR="00E9428B" w:rsidRDefault="00E9428B">
      <w:pPr>
        <w:pBdr>
          <w:bottom w:val="single" w:sz="6" w:space="1" w:color="BDD7EE"/>
        </w:pBdr>
      </w:pPr>
    </w:p>
    <w:p w14:paraId="464FCBC1" w14:textId="77777777" w:rsidR="00E9428B" w:rsidRDefault="00E9428B"/>
    <w:p w14:paraId="3EB341B3" w14:textId="77777777" w:rsidR="00E9428B" w:rsidRDefault="00C949D3">
      <w:pPr>
        <w:pStyle w:val="Heading2"/>
      </w:pPr>
      <w:r>
        <w:t>Post-migration integrity checks</w:t>
      </w:r>
    </w:p>
    <w:p w14:paraId="5C8C6B09" w14:textId="77777777" w:rsidR="00E9428B" w:rsidRDefault="00E9428B"/>
    <w:p w14:paraId="3BFFC0B3" w14:textId="77777777" w:rsidR="00E9428B" w:rsidRDefault="00C949D3">
      <w:r>
        <w:t xml:space="preserve">Automated per repo. Fail → block sign-off. Both source and target are on </w:t>
      </w:r>
      <w:r>
        <w:rPr>
          <w:rFonts w:ascii="Consolas" w:hAnsi="Consolas"/>
          <w:sz w:val="20"/>
          <w:shd w:val="clear" w:color="auto" w:fill="F2F2F2"/>
        </w:rPr>
        <w:t>github.com</w:t>
      </w:r>
      <w:r>
        <w:t xml:space="preserve"> (org-to-org).</w:t>
      </w:r>
    </w:p>
    <w:p w14:paraId="3382A365" w14:textId="77777777" w:rsidR="00E9428B" w:rsidRDefault="00E9428B"/>
    <w:p w14:paraId="42033281" w14:textId="77777777" w:rsidR="00E9428B" w:rsidRDefault="00C949D3">
      <w:pPr>
        <w:pStyle w:val="CodeBlock"/>
      </w:pPr>
      <w:r>
        <w:t>check_repo() {</w:t>
      </w:r>
    </w:p>
    <w:p w14:paraId="605D6068" w14:textId="77777777" w:rsidR="00E9428B" w:rsidRDefault="00C949D3">
      <w:pPr>
        <w:pStyle w:val="CodeBlock"/>
      </w:pPr>
      <w:r>
        <w:t xml:space="preserve">  local repo=$1 src_org=$2 tgt_org=$3</w:t>
      </w:r>
    </w:p>
    <w:p w14:paraId="5C71F136" w14:textId="77777777" w:rsidR="00E9428B" w:rsidRDefault="00E9428B">
      <w:pPr>
        <w:pStyle w:val="CodeBlock"/>
      </w:pPr>
    </w:p>
    <w:p w14:paraId="31B16914" w14:textId="77777777" w:rsidR="00E9428B" w:rsidRDefault="00C949D3">
      <w:pPr>
        <w:pStyle w:val="CodeBlock"/>
      </w:pPr>
      <w:r>
        <w:t xml:space="preserve">  # 1. Commit count parity (default branch)</w:t>
      </w:r>
    </w:p>
    <w:p w14:paraId="4727E418" w14:textId="77777777" w:rsidR="00E9428B" w:rsidRDefault="00C949D3">
      <w:pPr>
        <w:pStyle w:val="CodeBlock"/>
      </w:pPr>
      <w:r>
        <w:t xml:space="preserve">  src=$(gh api graphql -f query='{ repository(owner:"'$src_org'",name:"'$repo'"){defaultBranchRef{target{...on Commit{history{totalCount}}}}}}' \</w:t>
      </w:r>
    </w:p>
    <w:p w14:paraId="1EA41F66" w14:textId="77777777" w:rsidR="00E9428B" w:rsidRDefault="00C949D3">
      <w:pPr>
        <w:pStyle w:val="CodeBlock"/>
      </w:pPr>
      <w:r>
        <w:t xml:space="preserve">        | jq -r '.data.repository.defaultBranchRef.target.history.totalCount')</w:t>
      </w:r>
    </w:p>
    <w:p w14:paraId="79FD61D9" w14:textId="77777777" w:rsidR="00E9428B" w:rsidRDefault="00C949D3">
      <w:pPr>
        <w:pStyle w:val="CodeBlock"/>
      </w:pPr>
      <w:r>
        <w:t xml:space="preserve">  tgt=$(gh api graphql -f query='{ repository(owner:"'$tgt_org'",name:"'$repo'"){defaultBranchRef{target{...on Commit{history{totalCount}}}}}}' \</w:t>
      </w:r>
    </w:p>
    <w:p w14:paraId="104B09AD" w14:textId="77777777" w:rsidR="00E9428B" w:rsidRDefault="00C949D3">
      <w:pPr>
        <w:pStyle w:val="CodeBlock"/>
      </w:pPr>
      <w:r>
        <w:t xml:space="preserve">        | jq -r '.data.repository.defaultBranchRef.target.history.totalCount')</w:t>
      </w:r>
    </w:p>
    <w:p w14:paraId="29DFC591" w14:textId="77777777" w:rsidR="00E9428B" w:rsidRDefault="00C949D3">
      <w:pPr>
        <w:pStyle w:val="CodeBlock"/>
      </w:pPr>
      <w:r>
        <w:t xml:space="preserve">  [[ "$src" == "$tgt" ]] || echo "COMMIT COUNT MISMATCH: $repo src=$src tgt=$tgt"</w:t>
      </w:r>
    </w:p>
    <w:p w14:paraId="62199465" w14:textId="77777777" w:rsidR="00E9428B" w:rsidRDefault="00E9428B">
      <w:pPr>
        <w:pStyle w:val="CodeBlock"/>
      </w:pPr>
    </w:p>
    <w:p w14:paraId="4FE699AD" w14:textId="77777777" w:rsidR="00E9428B" w:rsidRDefault="00C949D3">
      <w:pPr>
        <w:pStyle w:val="CodeBlock"/>
      </w:pPr>
      <w:r>
        <w:t xml:space="preserve">  # 2. Branch count</w:t>
      </w:r>
    </w:p>
    <w:p w14:paraId="158FED54" w14:textId="77777777" w:rsidR="00E9428B" w:rsidRDefault="00C949D3">
      <w:pPr>
        <w:pStyle w:val="CodeBlock"/>
      </w:pPr>
      <w:r>
        <w:t xml:space="preserve">  src_b=$(gh api repos/$src_org/$repo/branches --paginate | jq 'length')</w:t>
      </w:r>
    </w:p>
    <w:p w14:paraId="666BE856" w14:textId="77777777" w:rsidR="00E9428B" w:rsidRDefault="00C949D3">
      <w:pPr>
        <w:pStyle w:val="CodeBlock"/>
      </w:pPr>
      <w:r>
        <w:t xml:space="preserve">  tgt_b=$(gh api repos/$tgt_org/$repo/branches --paginate | jq 'length')</w:t>
      </w:r>
    </w:p>
    <w:p w14:paraId="32142215" w14:textId="77777777" w:rsidR="00E9428B" w:rsidRDefault="00C949D3">
      <w:pPr>
        <w:pStyle w:val="CodeBlock"/>
      </w:pPr>
      <w:r>
        <w:t xml:space="preserve">  [[ "$src_b" == "$tgt_b" ]] || echo "BRANCH COUNT MISMATCH: $repo src=$src_b tgt=$tgt_b"</w:t>
      </w:r>
    </w:p>
    <w:p w14:paraId="0DA123B1" w14:textId="77777777" w:rsidR="00E9428B" w:rsidRDefault="00E9428B">
      <w:pPr>
        <w:pStyle w:val="CodeBlock"/>
      </w:pPr>
    </w:p>
    <w:p w14:paraId="0AF66BFD" w14:textId="77777777" w:rsidR="00E9428B" w:rsidRDefault="00C949D3">
      <w:pPr>
        <w:pStyle w:val="CodeBlock"/>
      </w:pPr>
      <w:r>
        <w:t xml:space="preserve">  # 3. Tag count</w:t>
      </w:r>
    </w:p>
    <w:p w14:paraId="7E3DE9C1" w14:textId="77777777" w:rsidR="00E9428B" w:rsidRDefault="00C949D3">
      <w:pPr>
        <w:pStyle w:val="CodeBlock"/>
      </w:pPr>
      <w:r>
        <w:t xml:space="preserve">  src_t=$(gh api repos/$src_org/$repo/tags --paginate | jq 'length')</w:t>
      </w:r>
    </w:p>
    <w:p w14:paraId="354FCDF1" w14:textId="77777777" w:rsidR="00E9428B" w:rsidRDefault="00C949D3">
      <w:pPr>
        <w:pStyle w:val="CodeBlock"/>
      </w:pPr>
      <w:r>
        <w:t xml:space="preserve">  tgt_t=$(gh api repos/$tgt_org/$repo/tags --paginate | jq 'length')</w:t>
      </w:r>
    </w:p>
    <w:p w14:paraId="6A81B05E" w14:textId="77777777" w:rsidR="00E9428B" w:rsidRDefault="00C949D3">
      <w:pPr>
        <w:pStyle w:val="CodeBlock"/>
      </w:pPr>
      <w:r>
        <w:t xml:space="preserve">  [[ "$src_t" == "$tgt_t" ]] || echo "TAG COUNT MISMATCH: $repo src=$src_t tgt=$tgt_t"</w:t>
      </w:r>
    </w:p>
    <w:p w14:paraId="2239F6FF" w14:textId="77777777" w:rsidR="00E9428B" w:rsidRDefault="00C949D3">
      <w:pPr>
        <w:pStyle w:val="CodeBlock"/>
      </w:pPr>
      <w:r>
        <w:t>}</w:t>
      </w:r>
    </w:p>
    <w:p w14:paraId="4C4CEA3D" w14:textId="77777777" w:rsidR="00E9428B" w:rsidRDefault="00E9428B">
      <w:pPr>
        <w:pStyle w:val="CodeBlock"/>
      </w:pPr>
    </w:p>
    <w:p w14:paraId="295FAD1C" w14:textId="77777777" w:rsidR="00E9428B" w:rsidRDefault="00C949D3">
      <w:pPr>
        <w:pStyle w:val="CodeBlock"/>
      </w:pPr>
      <w:r>
        <w:t>SRC_ORG=&lt;SOURCE_ORG&gt;; TGT_ORG=&lt;DESTINATION_ORG&gt;</w:t>
      </w:r>
    </w:p>
    <w:p w14:paraId="663A5DEC" w14:textId="77777777" w:rsidR="00E9428B" w:rsidRDefault="00C949D3">
      <w:pPr>
        <w:pStyle w:val="CodeBlock"/>
      </w:pPr>
      <w:r>
        <w:t>for repo in $(gh api orgs/$SRC_ORG/repos --paginate --jq '.[].name'); do</w:t>
      </w:r>
    </w:p>
    <w:p w14:paraId="307AB399" w14:textId="77777777" w:rsidR="00E9428B" w:rsidRDefault="00C949D3">
      <w:pPr>
        <w:pStyle w:val="CodeBlock"/>
      </w:pPr>
      <w:r>
        <w:t xml:space="preserve">  check_repo "$repo" "$SRC_ORG" "$TGT_ORG"</w:t>
      </w:r>
    </w:p>
    <w:p w14:paraId="57134183" w14:textId="77777777" w:rsidR="00E9428B" w:rsidRDefault="00C949D3">
      <w:pPr>
        <w:pStyle w:val="CodeBlock"/>
      </w:pPr>
      <w:r>
        <w:t>done &gt; migration-integrity.log</w:t>
      </w:r>
    </w:p>
    <w:p w14:paraId="50895670" w14:textId="77777777" w:rsidR="00E9428B" w:rsidRDefault="00E9428B"/>
    <w:p w14:paraId="1EDB0513" w14:textId="77777777" w:rsidR="00E9428B" w:rsidRDefault="00C949D3">
      <w:r>
        <w:t xml:space="preserve">Also confirm at the org level: </w:t>
      </w:r>
      <w:r>
        <w:rPr>
          <w:b/>
        </w:rPr>
        <w:t>teams</w:t>
      </w:r>
      <w:r>
        <w:t xml:space="preserve"> and </w:t>
      </w:r>
      <w:r>
        <w:rPr>
          <w:b/>
        </w:rPr>
        <w:t>repo access</w:t>
      </w:r>
      <w:r>
        <w:t xml:space="preserve"> recreated, </w:t>
      </w:r>
      <w:r>
        <w:rPr>
          <w:b/>
        </w:rPr>
        <w:t>rulesets / variables / custom properties</w:t>
      </w:r>
      <w:r>
        <w:t xml:space="preserve"> applied (check the run summary), each migrated repo is </w:t>
      </w:r>
      <w:r>
        <w:rPr>
          <w:b/>
        </w:rPr>
        <w:t>internal</w:t>
      </w:r>
      <w:r>
        <w:t xml:space="preserve"> with no branch protections, and the </w:t>
      </w:r>
      <w:r>
        <w:rPr>
          <w:b/>
        </w:rPr>
        <w:t>secrets report</w:t>
      </w:r>
      <w:r>
        <w:t xml:space="preserve"> has been actioned. Sample size for full-content validation: </w:t>
      </w:r>
      <w:r>
        <w:rPr>
          <w:b/>
        </w:rPr>
        <w:t>50 repos end-to-end</w:t>
      </w:r>
      <w:r>
        <w:t xml:space="preserve"> per Acceptance Criteria #1.</w:t>
      </w:r>
    </w:p>
    <w:p w14:paraId="38C1F859" w14:textId="77777777" w:rsidR="00E9428B" w:rsidRDefault="00E9428B"/>
    <w:p w14:paraId="0C8FE7CE" w14:textId="77777777" w:rsidR="00E9428B" w:rsidRDefault="00E9428B">
      <w:pPr>
        <w:pBdr>
          <w:bottom w:val="single" w:sz="6" w:space="1" w:color="BDD7EE"/>
        </w:pBdr>
      </w:pPr>
    </w:p>
    <w:p w14:paraId="41004F19" w14:textId="77777777" w:rsidR="00E9428B" w:rsidRDefault="00E9428B"/>
    <w:p w14:paraId="637CEE97" w14:textId="77777777" w:rsidR="00E9428B" w:rsidRDefault="00C949D3">
      <w:pPr>
        <w:pStyle w:val="Heading2"/>
      </w:pPr>
      <w:r>
        <w:t>Troubleshooting — common failure modes</w:t>
      </w:r>
    </w:p>
    <w:p w14:paraId="67C0C651" w14:textId="77777777" w:rsidR="00E9428B" w:rsidRDefault="00E9428B"/>
    <w:p w14:paraId="7A5E5F3B" w14:textId="77777777" w:rsidR="00E9428B" w:rsidRDefault="00C949D3">
      <w:r>
        <w:t xml:space="preserve">Symptoms, root cause, and recovery for the issues seen most often during </w:t>
      </w:r>
      <w:r>
        <w:rPr>
          <w:rFonts w:ascii="Consolas" w:hAnsi="Consolas"/>
          <w:sz w:val="20"/>
          <w:shd w:val="clear" w:color="auto" w:fill="F2F2F2"/>
        </w:rPr>
        <w:t>migrate-org.yml</w:t>
      </w:r>
      <w:r>
        <w:t xml:space="preserve"> runs. GEI is </w:t>
      </w:r>
      <w:r>
        <w:rPr>
          <w:b/>
        </w:rPr>
        <w:t>resumable</w:t>
      </w:r>
      <w:r>
        <w:t>: re-running a repo/org migration that partially completed reuses prior state and skips already-migrated content, so the standard recovery is almost always "identify the gap, then re-run scoped to the gap."</w:t>
      </w:r>
    </w:p>
    <w:p w14:paraId="308D56CC" w14:textId="77777777" w:rsidR="00E9428B" w:rsidRDefault="00E9428B"/>
    <w:tbl>
      <w:tblPr>
        <w:tblStyle w:val="TableGrid"/>
        <w:tblW w:w="0" w:type="auto"/>
        <w:tblInd w:w="80" w:type="dxa"/>
        <w:tblLook w:val="04A0" w:firstRow="1" w:lastRow="0" w:firstColumn="1" w:lastColumn="0" w:noHBand="0" w:noVBand="1"/>
      </w:tblPr>
      <w:tblGrid>
        <w:gridCol w:w="379"/>
        <w:gridCol w:w="2853"/>
        <w:gridCol w:w="3269"/>
        <w:gridCol w:w="3489"/>
      </w:tblGrid>
      <w:tr w:rsidR="00E9428B" w14:paraId="547F6E62" w14:textId="77777777">
        <w:tc>
          <w:tcPr>
            <w:tcW w:w="0" w:type="auto"/>
            <w:shd w:val="clear" w:color="auto" w:fill="1F3864"/>
          </w:tcPr>
          <w:p w14:paraId="5AFC7B24" w14:textId="77777777" w:rsidR="00E9428B" w:rsidRDefault="00C949D3">
            <w:r>
              <w:rPr>
                <w:b/>
                <w:color w:val="FFFFFF"/>
              </w:rPr>
              <w:t>#</w:t>
            </w:r>
          </w:p>
        </w:tc>
        <w:tc>
          <w:tcPr>
            <w:tcW w:w="0" w:type="auto"/>
            <w:shd w:val="clear" w:color="auto" w:fill="1F3864"/>
          </w:tcPr>
          <w:p w14:paraId="6CB1BF54" w14:textId="77777777" w:rsidR="00E9428B" w:rsidRDefault="00C949D3">
            <w:r>
              <w:rPr>
                <w:b/>
                <w:color w:val="FFFFFF"/>
              </w:rPr>
              <w:t>Symptom</w:t>
            </w:r>
          </w:p>
        </w:tc>
        <w:tc>
          <w:tcPr>
            <w:tcW w:w="0" w:type="auto"/>
            <w:shd w:val="clear" w:color="auto" w:fill="1F3864"/>
          </w:tcPr>
          <w:p w14:paraId="620275E5" w14:textId="77777777" w:rsidR="00E9428B" w:rsidRDefault="00C949D3">
            <w:r>
              <w:rPr>
                <w:b/>
                <w:color w:val="FFFFFF"/>
              </w:rPr>
              <w:t>Likely cause</w:t>
            </w:r>
          </w:p>
        </w:tc>
        <w:tc>
          <w:tcPr>
            <w:tcW w:w="0" w:type="auto"/>
            <w:shd w:val="clear" w:color="auto" w:fill="1F3864"/>
          </w:tcPr>
          <w:p w14:paraId="6B82A968" w14:textId="77777777" w:rsidR="00E9428B" w:rsidRDefault="00C949D3">
            <w:r>
              <w:rPr>
                <w:b/>
                <w:color w:val="FFFFFF"/>
              </w:rPr>
              <w:t>Recovery</w:t>
            </w:r>
          </w:p>
        </w:tc>
      </w:tr>
      <w:tr w:rsidR="00E9428B" w14:paraId="16222E6C" w14:textId="77777777">
        <w:tc>
          <w:tcPr>
            <w:tcW w:w="0" w:type="auto"/>
            <w:shd w:val="clear" w:color="auto" w:fill="FFFFFF"/>
          </w:tcPr>
          <w:p w14:paraId="29BEC817" w14:textId="77777777" w:rsidR="00E9428B" w:rsidRDefault="00C949D3">
            <w:r>
              <w:t>T1</w:t>
            </w:r>
          </w:p>
        </w:tc>
        <w:tc>
          <w:tcPr>
            <w:tcW w:w="0" w:type="auto"/>
            <w:shd w:val="clear" w:color="auto" w:fill="FFFFFF"/>
          </w:tcPr>
          <w:p w14:paraId="402A33EC" w14:textId="77777777" w:rsidR="00E9428B" w:rsidRDefault="00C949D3">
            <w:r>
              <w:t>Workflow ends but destination repo count &lt; source; some repos missing</w:t>
            </w:r>
          </w:p>
        </w:tc>
        <w:tc>
          <w:tcPr>
            <w:tcW w:w="0" w:type="auto"/>
            <w:shd w:val="clear" w:color="auto" w:fill="FFFFFF"/>
          </w:tcPr>
          <w:p w14:paraId="24E687EA" w14:textId="77777777" w:rsidR="00E9428B" w:rsidRDefault="00C949D3">
            <w:r>
              <w:t xml:space="preserve">Runner job hit the 6h GitHub-hosted limit or the workflow </w:t>
            </w:r>
            <w:r>
              <w:rPr>
                <w:rFonts w:ascii="Consolas" w:hAnsi="Consolas"/>
                <w:sz w:val="20"/>
                <w:shd w:val="clear" w:color="auto" w:fill="F2F2F2"/>
              </w:rPr>
              <w:t>timeout-minutes</w:t>
            </w:r>
            <w:r>
              <w:t xml:space="preserve"> (org job is set to </w:t>
            </w:r>
            <w:r>
              <w:rPr>
                <w:rFonts w:ascii="Consolas" w:hAnsi="Consolas"/>
                <w:sz w:val="20"/>
                <w:shd w:val="clear" w:color="auto" w:fill="F2F2F2"/>
              </w:rPr>
              <w:t>1440</w:t>
            </w:r>
            <w:r>
              <w:t>); GEI archive generation/import still running when the runner was killed</w:t>
            </w:r>
          </w:p>
        </w:tc>
        <w:tc>
          <w:tcPr>
            <w:tcW w:w="0" w:type="auto"/>
            <w:shd w:val="clear" w:color="auto" w:fill="FFFFFF"/>
          </w:tcPr>
          <w:p w14:paraId="1C32CF3C" w14:textId="77777777" w:rsidR="00E9428B" w:rsidRDefault="00C949D3">
            <w:r>
              <w:t xml:space="preserve">Re-run </w:t>
            </w:r>
            <w:r>
              <w:rPr>
                <w:rFonts w:ascii="Consolas" w:hAnsi="Consolas"/>
                <w:sz w:val="20"/>
                <w:shd w:val="clear" w:color="auto" w:fill="F2F2F2"/>
              </w:rPr>
              <w:t>migrate-org.yml</w:t>
            </w:r>
            <w:r>
              <w:t xml:space="preserve"> for the same org — GEI resumes and imports the missing repos (see T-runbook below). Diff source vs dest repo lists first.</w:t>
            </w:r>
          </w:p>
        </w:tc>
      </w:tr>
      <w:tr w:rsidR="00E9428B" w14:paraId="4E1B6714" w14:textId="77777777">
        <w:tc>
          <w:tcPr>
            <w:tcW w:w="0" w:type="auto"/>
            <w:shd w:val="clear" w:color="auto" w:fill="F2F6FC"/>
          </w:tcPr>
          <w:p w14:paraId="3C3E576C" w14:textId="77777777" w:rsidR="00E9428B" w:rsidRDefault="00C949D3">
            <w:r>
              <w:t>T2</w:t>
            </w:r>
          </w:p>
        </w:tc>
        <w:tc>
          <w:tcPr>
            <w:tcW w:w="0" w:type="auto"/>
            <w:shd w:val="clear" w:color="auto" w:fill="F2F6FC"/>
          </w:tcPr>
          <w:p w14:paraId="68F0BFE5" w14:textId="77777777" w:rsidR="00E9428B" w:rsidRDefault="00C949D3">
            <w:r>
              <w:t xml:space="preserve">Single large repo fails: </w:t>
            </w:r>
            <w:r>
              <w:rPr>
                <w:rFonts w:ascii="Consolas" w:hAnsi="Consolas"/>
                <w:sz w:val="20"/>
                <w:shd w:val="clear" w:color="auto" w:fill="F2F2F2"/>
              </w:rPr>
              <w:t>archive generation timed out</w:t>
            </w:r>
            <w:r>
              <w:t xml:space="preserve"> / </w:t>
            </w:r>
            <w:r>
              <w:rPr>
                <w:rFonts w:ascii="Consolas" w:hAnsi="Consolas"/>
                <w:sz w:val="20"/>
                <w:shd w:val="clear" w:color="auto" w:fill="F2F2F2"/>
              </w:rPr>
              <w:t>The migration ... failed</w:t>
            </w:r>
          </w:p>
        </w:tc>
        <w:tc>
          <w:tcPr>
            <w:tcW w:w="0" w:type="auto"/>
            <w:shd w:val="clear" w:color="auto" w:fill="F2F6FC"/>
          </w:tcPr>
          <w:p w14:paraId="03EA920E" w14:textId="77777777" w:rsidR="00E9428B" w:rsidRDefault="00C949D3">
            <w:r>
              <w:t>Repo exceeds GEI size limits (&gt;~20 GB or LFS/large blobs); archive export or S3 upload timed out</w:t>
            </w:r>
          </w:p>
        </w:tc>
        <w:tc>
          <w:tcPr>
            <w:tcW w:w="0" w:type="auto"/>
            <w:shd w:val="clear" w:color="auto" w:fill="F2F6FC"/>
          </w:tcPr>
          <w:p w14:paraId="19378915" w14:textId="77777777" w:rsidR="00E9428B" w:rsidRDefault="00C949D3">
            <w:r>
              <w:t xml:space="preserve">Migrate that repo on its own with </w:t>
            </w:r>
            <w:r>
              <w:rPr>
                <w:rFonts w:ascii="Consolas" w:hAnsi="Consolas"/>
                <w:sz w:val="20"/>
                <w:shd w:val="clear" w:color="auto" w:fill="F2F2F2"/>
              </w:rPr>
              <w:t>gh gei migrate-repo</w:t>
            </w:r>
            <w:r>
              <w:t>; for oversized repos, clean history/LFS or raise a GitHub Support ticket. Track in the failures list.</w:t>
            </w:r>
          </w:p>
        </w:tc>
      </w:tr>
      <w:tr w:rsidR="00E9428B" w14:paraId="14965FC9" w14:textId="77777777">
        <w:tc>
          <w:tcPr>
            <w:tcW w:w="0" w:type="auto"/>
            <w:shd w:val="clear" w:color="auto" w:fill="FFFFFF"/>
          </w:tcPr>
          <w:p w14:paraId="6A94AB24" w14:textId="77777777" w:rsidR="00E9428B" w:rsidRDefault="00C949D3">
            <w:r>
              <w:t>T3</w:t>
            </w:r>
          </w:p>
        </w:tc>
        <w:tc>
          <w:tcPr>
            <w:tcW w:w="0" w:type="auto"/>
            <w:shd w:val="clear" w:color="auto" w:fill="FFFFFF"/>
          </w:tcPr>
          <w:p w14:paraId="1F76C657" w14:textId="77777777" w:rsidR="00E9428B" w:rsidRDefault="00C949D3">
            <w:r>
              <w:rPr>
                <w:rFonts w:ascii="Consolas" w:hAnsi="Consolas"/>
                <w:sz w:val="20"/>
                <w:shd w:val="clear" w:color="auto" w:fill="F2F2F2"/>
              </w:rPr>
              <w:t>HTTP 502/503</w:t>
            </w:r>
            <w:r>
              <w:t xml:space="preserve"> or </w:t>
            </w:r>
            <w:r>
              <w:rPr>
                <w:rFonts w:ascii="Consolas" w:hAnsi="Consolas"/>
                <w:sz w:val="20"/>
                <w:shd w:val="clear" w:color="auto" w:fill="F2F2F2"/>
              </w:rPr>
              <w:t>rate limit exceeded</w:t>
            </w:r>
            <w:r>
              <w:t xml:space="preserve"> mid-run</w:t>
            </w:r>
          </w:p>
        </w:tc>
        <w:tc>
          <w:tcPr>
            <w:tcW w:w="0" w:type="auto"/>
            <w:shd w:val="clear" w:color="auto" w:fill="FFFFFF"/>
          </w:tcPr>
          <w:p w14:paraId="11F416F3" w14:textId="77777777" w:rsidR="00E9428B" w:rsidRDefault="00C949D3">
            <w:r>
              <w:t>Source or target API throttling under concurrent load</w:t>
            </w:r>
          </w:p>
        </w:tc>
        <w:tc>
          <w:tcPr>
            <w:tcW w:w="0" w:type="auto"/>
            <w:shd w:val="clear" w:color="auto" w:fill="FFFFFF"/>
          </w:tcPr>
          <w:p w14:paraId="6E3DA323" w14:textId="77777777" w:rsidR="00E9428B" w:rsidRDefault="00C949D3">
            <w:r>
              <w:t xml:space="preserve">Wait for the rate-limit window to reset, then re-run; reduce concurrency (GHES fallback </w:t>
            </w:r>
            <w:r>
              <w:rPr>
                <w:rFonts w:ascii="Consolas" w:hAnsi="Consolas"/>
                <w:sz w:val="20"/>
                <w:shd w:val="clear" w:color="auto" w:fill="F2F2F2"/>
              </w:rPr>
              <w:t>max_concurrent</w:t>
            </w:r>
            <w:r>
              <w:t>) — org path is a single GEI call so mostly just retry.</w:t>
            </w:r>
          </w:p>
        </w:tc>
      </w:tr>
      <w:tr w:rsidR="00E9428B" w14:paraId="4719D1CD" w14:textId="77777777">
        <w:tc>
          <w:tcPr>
            <w:tcW w:w="0" w:type="auto"/>
            <w:shd w:val="clear" w:color="auto" w:fill="F2F6FC"/>
          </w:tcPr>
          <w:p w14:paraId="5EF9BD6B" w14:textId="77777777" w:rsidR="00E9428B" w:rsidRDefault="00C949D3">
            <w:r>
              <w:t>T4</w:t>
            </w:r>
          </w:p>
        </w:tc>
        <w:tc>
          <w:tcPr>
            <w:tcW w:w="0" w:type="auto"/>
            <w:shd w:val="clear" w:color="auto" w:fill="F2F6FC"/>
          </w:tcPr>
          <w:p w14:paraId="5B6C4DD2" w14:textId="77777777" w:rsidR="00E9428B" w:rsidRDefault="00C949D3">
            <w:r>
              <w:t xml:space="preserve">Proxy / network error reaching </w:t>
            </w:r>
            <w:r>
              <w:rPr>
                <w:rFonts w:ascii="Consolas" w:hAnsi="Consolas"/>
                <w:sz w:val="20"/>
                <w:shd w:val="clear" w:color="auto" w:fill="F2F2F2"/>
              </w:rPr>
              <w:t>*.s3.amazonaws.com</w:t>
            </w:r>
          </w:p>
        </w:tc>
        <w:tc>
          <w:tcPr>
            <w:tcW w:w="0" w:type="auto"/>
            <w:shd w:val="clear" w:color="auto" w:fill="F2F6FC"/>
          </w:tcPr>
          <w:p w14:paraId="6F69CFAB" w14:textId="77777777" w:rsidR="00E9428B" w:rsidRDefault="00C949D3">
            <w:r>
              <w:t>Corporate proxy not bypassed for the S3 archive bucket</w:t>
            </w:r>
          </w:p>
        </w:tc>
        <w:tc>
          <w:tcPr>
            <w:tcW w:w="0" w:type="auto"/>
            <w:shd w:val="clear" w:color="auto" w:fill="F2F6FC"/>
          </w:tcPr>
          <w:p w14:paraId="6F274B97" w14:textId="77777777" w:rsidR="00E9428B" w:rsidRDefault="00C949D3">
            <w:r>
              <w:t xml:space="preserve">Confirm the </w:t>
            </w:r>
            <w:r>
              <w:rPr>
                <w:rFonts w:ascii="Consolas" w:hAnsi="Consolas"/>
                <w:sz w:val="20"/>
                <w:shd w:val="clear" w:color="auto" w:fill="F2F2F2"/>
              </w:rPr>
              <w:t>no_proxy</w:t>
            </w:r>
            <w:r>
              <w:t>/</w:t>
            </w:r>
            <w:r>
              <w:rPr>
                <w:rFonts w:ascii="Consolas" w:hAnsi="Consolas"/>
                <w:sz w:val="20"/>
                <w:shd w:val="clear" w:color="auto" w:fill="F2F2F2"/>
              </w:rPr>
              <w:t>NO_PROXY</w:t>
            </w:r>
            <w:r>
              <w:t xml:space="preserve"> list in the workflow includes </w:t>
            </w:r>
            <w:r>
              <w:rPr>
                <w:rFonts w:ascii="Consolas" w:hAnsi="Consolas"/>
                <w:sz w:val="20"/>
                <w:shd w:val="clear" w:color="auto" w:fill="F2F2F2"/>
              </w:rPr>
              <w:t>.s3.amazonaws.com</w:t>
            </w:r>
            <w:r>
              <w:t xml:space="preserve"> and the migration bucket (already set in </w:t>
            </w:r>
            <w:r>
              <w:rPr>
                <w:rFonts w:ascii="Consolas" w:hAnsi="Consolas"/>
                <w:sz w:val="20"/>
                <w:shd w:val="clear" w:color="auto" w:fill="F2F2F2"/>
              </w:rPr>
              <w:t>migrate-org.yml</w:t>
            </w:r>
            <w:r>
              <w:t>); check egress on the runner host.</w:t>
            </w:r>
          </w:p>
        </w:tc>
      </w:tr>
      <w:tr w:rsidR="00E9428B" w14:paraId="4F226632" w14:textId="77777777">
        <w:tc>
          <w:tcPr>
            <w:tcW w:w="0" w:type="auto"/>
            <w:shd w:val="clear" w:color="auto" w:fill="FFFFFF"/>
          </w:tcPr>
          <w:p w14:paraId="6FA0E877" w14:textId="77777777" w:rsidR="00E9428B" w:rsidRDefault="00C949D3">
            <w:r>
              <w:t>T5</w:t>
            </w:r>
          </w:p>
        </w:tc>
        <w:tc>
          <w:tcPr>
            <w:tcW w:w="0" w:type="auto"/>
            <w:shd w:val="clear" w:color="auto" w:fill="FFFFFF"/>
          </w:tcPr>
          <w:p w14:paraId="7F95FD67" w14:textId="77777777" w:rsidR="00E9428B" w:rsidRDefault="00C949D3">
            <w:r>
              <w:rPr>
                <w:rFonts w:ascii="Consolas" w:hAnsi="Consolas"/>
                <w:sz w:val="20"/>
                <w:shd w:val="clear" w:color="auto" w:fill="F2F2F2"/>
              </w:rPr>
              <w:t>Bad credentials</w:t>
            </w:r>
            <w:r>
              <w:t xml:space="preserve"> / </w:t>
            </w:r>
            <w:r>
              <w:rPr>
                <w:rFonts w:ascii="Consolas" w:hAnsi="Consolas"/>
                <w:sz w:val="20"/>
                <w:shd w:val="clear" w:color="auto" w:fill="F2F2F2"/>
              </w:rPr>
              <w:t>Resource not accessible</w:t>
            </w:r>
          </w:p>
        </w:tc>
        <w:tc>
          <w:tcPr>
            <w:tcW w:w="0" w:type="auto"/>
            <w:shd w:val="clear" w:color="auto" w:fill="FFFFFF"/>
          </w:tcPr>
          <w:p w14:paraId="246F76C4" w14:textId="77777777" w:rsidR="00E9428B" w:rsidRDefault="00C949D3">
            <w:r>
              <w:rPr>
                <w:rFonts w:ascii="Consolas" w:hAnsi="Consolas"/>
                <w:sz w:val="20"/>
                <w:shd w:val="clear" w:color="auto" w:fill="F2F2F2"/>
              </w:rPr>
              <w:t>SOURCE_GITHUB_COM_TOKEN</w:t>
            </w:r>
            <w:r>
              <w:t xml:space="preserve"> or </w:t>
            </w:r>
            <w:r>
              <w:rPr>
                <w:rFonts w:ascii="Consolas" w:hAnsi="Consolas"/>
                <w:sz w:val="20"/>
                <w:shd w:val="clear" w:color="auto" w:fill="F2F2F2"/>
              </w:rPr>
              <w:t>DEST_GITHUB_TOKEN</w:t>
            </w:r>
            <w:r>
              <w:t xml:space="preserve"> expired or missing scopes/SSO authorization</w:t>
            </w:r>
          </w:p>
        </w:tc>
        <w:tc>
          <w:tcPr>
            <w:tcW w:w="0" w:type="auto"/>
            <w:shd w:val="clear" w:color="auto" w:fill="FFFFFF"/>
          </w:tcPr>
          <w:p w14:paraId="5984E631" w14:textId="77777777" w:rsidR="00E9428B" w:rsidRDefault="00C949D3">
            <w:r>
              <w:t xml:space="preserve">Regenerate PATs with </w:t>
            </w:r>
            <w:r>
              <w:rPr>
                <w:rFonts w:ascii="Consolas" w:hAnsi="Consolas"/>
                <w:sz w:val="20"/>
                <w:shd w:val="clear" w:color="auto" w:fill="F2F2F2"/>
              </w:rPr>
              <w:t>repo, admin:org, workflow, read:packages</w:t>
            </w:r>
            <w:r>
              <w:t xml:space="preserve"> (source) and </w:t>
            </w:r>
            <w:r>
              <w:rPr>
                <w:rFonts w:ascii="Consolas" w:hAnsi="Consolas"/>
                <w:sz w:val="20"/>
                <w:shd w:val="clear" w:color="auto" w:fill="F2F2F2"/>
              </w:rPr>
              <w:t>admin:org, workflow, write:packages</w:t>
            </w:r>
            <w:r>
              <w:t xml:space="preserve"> (dest); authorize SSO for the enterprise; update the Actions secrets.</w:t>
            </w:r>
          </w:p>
        </w:tc>
      </w:tr>
      <w:tr w:rsidR="00E9428B" w14:paraId="21F35EF8" w14:textId="77777777">
        <w:tc>
          <w:tcPr>
            <w:tcW w:w="0" w:type="auto"/>
            <w:shd w:val="clear" w:color="auto" w:fill="F2F6FC"/>
          </w:tcPr>
          <w:p w14:paraId="7B386E63" w14:textId="77777777" w:rsidR="00E9428B" w:rsidRDefault="00C949D3">
            <w:r>
              <w:t>T6</w:t>
            </w:r>
          </w:p>
        </w:tc>
        <w:tc>
          <w:tcPr>
            <w:tcW w:w="0" w:type="auto"/>
            <w:shd w:val="clear" w:color="auto" w:fill="F2F6FC"/>
          </w:tcPr>
          <w:p w14:paraId="43515AEC" w14:textId="77777777" w:rsidR="00E9428B" w:rsidRDefault="00C949D3">
            <w:r>
              <w:t xml:space="preserve">Org migration succeeds but </w:t>
            </w:r>
            <w:r>
              <w:rPr>
                <w:b/>
              </w:rPr>
              <w:t>teams/members empty</w:t>
            </w:r>
          </w:p>
        </w:tc>
        <w:tc>
          <w:tcPr>
            <w:tcW w:w="0" w:type="auto"/>
            <w:shd w:val="clear" w:color="auto" w:fill="F2F6FC"/>
          </w:tcPr>
          <w:p w14:paraId="2CA8B2AB" w14:textId="77777777" w:rsidR="00E9428B" w:rsidRDefault="00C949D3">
            <w:r>
              <w:t xml:space="preserve">Expected — GEI migrates teams + access but </w:t>
            </w:r>
            <w:r>
              <w:rPr>
                <w:b/>
              </w:rPr>
              <w:t>not membership</w:t>
            </w:r>
          </w:p>
        </w:tc>
        <w:tc>
          <w:tcPr>
            <w:tcW w:w="0" w:type="auto"/>
            <w:shd w:val="clear" w:color="auto" w:fill="F2F6FC"/>
          </w:tcPr>
          <w:p w14:paraId="5134C686" w14:textId="77777777" w:rsidR="00E9428B" w:rsidRDefault="00C949D3">
            <w:r>
              <w:t>Provision membership via IIQ/SCIM (see Teams &amp; membership / AI-1). Not a failure.</w:t>
            </w:r>
          </w:p>
        </w:tc>
      </w:tr>
      <w:tr w:rsidR="00E9428B" w14:paraId="64154675" w14:textId="77777777">
        <w:tc>
          <w:tcPr>
            <w:tcW w:w="0" w:type="auto"/>
            <w:shd w:val="clear" w:color="auto" w:fill="FFFFFF"/>
          </w:tcPr>
          <w:p w14:paraId="5F3770D1" w14:textId="77777777" w:rsidR="00E9428B" w:rsidRDefault="00C949D3">
            <w:r>
              <w:t>T7</w:t>
            </w:r>
          </w:p>
        </w:tc>
        <w:tc>
          <w:tcPr>
            <w:tcW w:w="0" w:type="auto"/>
            <w:shd w:val="clear" w:color="auto" w:fill="FFFFFF"/>
          </w:tcPr>
          <w:p w14:paraId="467BA038" w14:textId="77777777" w:rsidR="00E9428B" w:rsidRDefault="00C949D3">
            <w:r>
              <w:t>Rulesets/variables/custom-properties missing after run</w:t>
            </w:r>
          </w:p>
        </w:tc>
        <w:tc>
          <w:tcPr>
            <w:tcW w:w="0" w:type="auto"/>
            <w:shd w:val="clear" w:color="auto" w:fill="FFFFFF"/>
          </w:tcPr>
          <w:p w14:paraId="1A7E5E39" w14:textId="77777777" w:rsidR="00E9428B" w:rsidRDefault="00C949D3">
            <w:r>
              <w:t xml:space="preserve">The </w:t>
            </w:r>
            <w:r>
              <w:rPr>
                <w:rFonts w:ascii="Consolas" w:hAnsi="Consolas"/>
                <w:sz w:val="20"/>
                <w:shd w:val="clear" w:color="auto" w:fill="F2F2F2"/>
              </w:rPr>
              <w:t>apply-org-assets</w:t>
            </w:r>
            <w:r>
              <w:t xml:space="preserve"> job failed or a toggle was </w:t>
            </w:r>
            <w:r>
              <w:rPr>
                <w:rFonts w:ascii="Consolas" w:hAnsi="Consolas"/>
                <w:sz w:val="20"/>
                <w:shd w:val="clear" w:color="auto" w:fill="F2F2F2"/>
              </w:rPr>
              <w:t>false</w:t>
            </w:r>
            <w:r>
              <w:t xml:space="preserve">, or ruleset returned </w:t>
            </w:r>
            <w:r>
              <w:rPr>
                <w:rFonts w:ascii="Consolas" w:hAnsi="Consolas"/>
                <w:sz w:val="20"/>
                <w:shd w:val="clear" w:color="auto" w:fill="F2F2F2"/>
              </w:rPr>
              <w:t>422</w:t>
            </w:r>
            <w:r>
              <w:t xml:space="preserve"> (already exists)</w:t>
            </w:r>
          </w:p>
        </w:tc>
        <w:tc>
          <w:tcPr>
            <w:tcW w:w="0" w:type="auto"/>
            <w:shd w:val="clear" w:color="auto" w:fill="FFFFFF"/>
          </w:tcPr>
          <w:p w14:paraId="73B06E07" w14:textId="77777777" w:rsidR="00E9428B" w:rsidRDefault="00C949D3">
            <w:r>
              <w:t xml:space="preserve">Re-run with the toggles </w:t>
            </w:r>
            <w:r>
              <w:rPr>
                <w:rFonts w:ascii="Consolas" w:hAnsi="Consolas"/>
                <w:sz w:val="20"/>
                <w:shd w:val="clear" w:color="auto" w:fill="F2F2F2"/>
              </w:rPr>
              <w:t>true</w:t>
            </w:r>
            <w:r>
              <w:t xml:space="preserve">; review the job log — </w:t>
            </w:r>
            <w:r>
              <w:rPr>
                <w:rFonts w:ascii="Consolas" w:hAnsi="Consolas"/>
                <w:sz w:val="20"/>
                <w:shd w:val="clear" w:color="auto" w:fill="F2F2F2"/>
              </w:rPr>
              <w:t>422</w:t>
            </w:r>
            <w:r>
              <w:t xml:space="preserve"> on a ruleset is a benign "already exists" warning. Re-map bypass actors (AI-2).</w:t>
            </w:r>
          </w:p>
        </w:tc>
      </w:tr>
      <w:tr w:rsidR="00E9428B" w14:paraId="632C0A89" w14:textId="77777777">
        <w:tc>
          <w:tcPr>
            <w:tcW w:w="0" w:type="auto"/>
            <w:shd w:val="clear" w:color="auto" w:fill="F2F6FC"/>
          </w:tcPr>
          <w:p w14:paraId="21D69FED" w14:textId="77777777" w:rsidR="00E9428B" w:rsidRDefault="00C949D3">
            <w:r>
              <w:t>T8</w:t>
            </w:r>
          </w:p>
        </w:tc>
        <w:tc>
          <w:tcPr>
            <w:tcW w:w="0" w:type="auto"/>
            <w:shd w:val="clear" w:color="auto" w:fill="F2F6FC"/>
          </w:tcPr>
          <w:p w14:paraId="4C9C54E3" w14:textId="77777777" w:rsidR="00E9428B" w:rsidRDefault="00C949D3">
            <w:r>
              <w:t>Secrets absent on destination repos</w:t>
            </w:r>
          </w:p>
        </w:tc>
        <w:tc>
          <w:tcPr>
            <w:tcW w:w="0" w:type="auto"/>
            <w:shd w:val="clear" w:color="auto" w:fill="F2F6FC"/>
          </w:tcPr>
          <w:p w14:paraId="50D3D23A" w14:textId="77777777" w:rsidR="00E9428B" w:rsidRDefault="00C949D3">
            <w:r>
              <w:t xml:space="preserve">Expected — GEI reports secret </w:t>
            </w:r>
            <w:r>
              <w:rPr>
                <w:b/>
              </w:rPr>
              <w:t>names</w:t>
            </w:r>
            <w:r>
              <w:t xml:space="preserve"> only, never values</w:t>
            </w:r>
          </w:p>
        </w:tc>
        <w:tc>
          <w:tcPr>
            <w:tcW w:w="0" w:type="auto"/>
            <w:shd w:val="clear" w:color="auto" w:fill="F2F6FC"/>
          </w:tcPr>
          <w:p w14:paraId="4DB48413" w14:textId="77777777" w:rsidR="00E9428B" w:rsidRDefault="00C949D3">
            <w:r>
              <w:t xml:space="preserve">Run the </w:t>
            </w:r>
            <w:r>
              <w:rPr>
                <w:rFonts w:ascii="Consolas" w:hAnsi="Consolas"/>
                <w:sz w:val="20"/>
                <w:shd w:val="clear" w:color="auto" w:fill="F2F2F2"/>
              </w:rPr>
              <w:t>org-migration/</w:t>
            </w:r>
            <w:r>
              <w:t xml:space="preserve"> secrets pipeline (CyberArk) — see Automating secrets &amp; asset migration below (AI-3).</w:t>
            </w:r>
          </w:p>
        </w:tc>
      </w:tr>
      <w:tr w:rsidR="00E9428B" w14:paraId="1D2207C2" w14:textId="77777777">
        <w:tc>
          <w:tcPr>
            <w:tcW w:w="0" w:type="auto"/>
            <w:shd w:val="clear" w:color="auto" w:fill="FFFFFF"/>
          </w:tcPr>
          <w:p w14:paraId="1ECB03C6" w14:textId="77777777" w:rsidR="00E9428B" w:rsidRDefault="00C949D3">
            <w:r>
              <w:t>T9</w:t>
            </w:r>
          </w:p>
        </w:tc>
        <w:tc>
          <w:tcPr>
            <w:tcW w:w="0" w:type="auto"/>
            <w:shd w:val="clear" w:color="auto" w:fill="FFFFFF"/>
          </w:tcPr>
          <w:p w14:paraId="31690625" w14:textId="77777777" w:rsidR="00E9428B" w:rsidRDefault="00C949D3">
            <w:r>
              <w:t xml:space="preserve">PR/issue authors show as </w:t>
            </w:r>
            <w:r>
              <w:rPr>
                <w:rFonts w:ascii="Consolas" w:hAnsi="Consolas"/>
                <w:sz w:val="20"/>
                <w:shd w:val="clear" w:color="auto" w:fill="F2F2F2"/>
              </w:rPr>
              <w:t>mannequin</w:t>
            </w:r>
          </w:p>
        </w:tc>
        <w:tc>
          <w:tcPr>
            <w:tcW w:w="0" w:type="auto"/>
            <w:shd w:val="clear" w:color="auto" w:fill="FFFFFF"/>
          </w:tcPr>
          <w:p w14:paraId="73D1B633" w14:textId="77777777" w:rsidR="00E9428B" w:rsidRDefault="00C949D3">
            <w:r>
              <w:t>Expected — GEI maps source users to mannequins</w:t>
            </w:r>
          </w:p>
        </w:tc>
        <w:tc>
          <w:tcPr>
            <w:tcW w:w="0" w:type="auto"/>
            <w:shd w:val="clear" w:color="auto" w:fill="FFFFFF"/>
          </w:tcPr>
          <w:p w14:paraId="16369F2A" w14:textId="77777777" w:rsidR="00E9428B" w:rsidRDefault="00C949D3">
            <w:r>
              <w:t xml:space="preserve">Run </w:t>
            </w:r>
            <w:r>
              <w:rPr>
                <w:rFonts w:ascii="Consolas" w:hAnsi="Consolas"/>
                <w:sz w:val="20"/>
                <w:shd w:val="clear" w:color="auto" w:fill="F2F2F2"/>
              </w:rPr>
              <w:t>reclaim-mannequins.yml</w:t>
            </w:r>
            <w:r>
              <w:t xml:space="preserve"> after IIQ identities exist (Mannequin reclaim section).</w:t>
            </w:r>
          </w:p>
        </w:tc>
      </w:tr>
    </w:tbl>
    <w:p w14:paraId="797E50C6" w14:textId="77777777" w:rsidR="00E9428B" w:rsidRDefault="00E9428B"/>
    <w:p w14:paraId="7B04FA47" w14:textId="77777777" w:rsidR="00E9428B" w:rsidRDefault="00E9428B"/>
    <w:p w14:paraId="3D543DFD" w14:textId="77777777" w:rsidR="00E9428B" w:rsidRDefault="00C949D3">
      <w:pPr>
        <w:pStyle w:val="Heading3"/>
      </w:pPr>
      <w:r>
        <w:t>T-runbook — recover from a partial/timed-out org migration (T1)</w:t>
      </w:r>
    </w:p>
    <w:p w14:paraId="568C698B" w14:textId="77777777" w:rsidR="00E9428B" w:rsidRDefault="00E9428B"/>
    <w:p w14:paraId="797B3075" w14:textId="77777777" w:rsidR="00E9428B" w:rsidRDefault="00C949D3">
      <w:r>
        <w:t>This is the exact case in the referenced run (some repos not imported because the runner timed out).</w:t>
      </w:r>
    </w:p>
    <w:p w14:paraId="1A939487" w14:textId="77777777" w:rsidR="00E9428B" w:rsidRDefault="00E9428B"/>
    <w:p w14:paraId="7E0281C8" w14:textId="77777777" w:rsidR="00E9428B" w:rsidRDefault="00C949D3">
      <w:pPr>
        <w:pStyle w:val="CodeBlock"/>
      </w:pPr>
      <w:r>
        <w:t>SRC=&lt;SOURCE_ORG&gt;; DST=&lt;DESTINATION_ORG&gt;</w:t>
      </w:r>
    </w:p>
    <w:p w14:paraId="6AA258D8" w14:textId="77777777" w:rsidR="00E9428B" w:rsidRDefault="00E9428B">
      <w:pPr>
        <w:pStyle w:val="CodeBlock"/>
      </w:pPr>
    </w:p>
    <w:p w14:paraId="58454B3F" w14:textId="77777777" w:rsidR="00E9428B" w:rsidRDefault="00C949D3">
      <w:pPr>
        <w:pStyle w:val="CodeBlock"/>
      </w:pPr>
      <w:r>
        <w:t># 1. Diff what actually landed vs the source</w:t>
      </w:r>
    </w:p>
    <w:p w14:paraId="625149D5" w14:textId="77777777" w:rsidR="00E9428B" w:rsidRDefault="00C949D3">
      <w:pPr>
        <w:pStyle w:val="CodeBlock"/>
      </w:pPr>
      <w:r>
        <w:t>gh api orgs/$SRC/repos --paginate --jq '.[].name' | sort &gt; src-repos.txt</w:t>
      </w:r>
    </w:p>
    <w:p w14:paraId="091004D4" w14:textId="77777777" w:rsidR="00E9428B" w:rsidRDefault="00C949D3">
      <w:pPr>
        <w:pStyle w:val="CodeBlock"/>
      </w:pPr>
      <w:r>
        <w:t>gh api orgs/$DST/repos --paginate --jq '.[].name' | sort &gt; dst-repos.txt</w:t>
      </w:r>
    </w:p>
    <w:p w14:paraId="296D9856" w14:textId="77777777" w:rsidR="00E9428B" w:rsidRDefault="00C949D3">
      <w:pPr>
        <w:pStyle w:val="CodeBlock"/>
      </w:pPr>
      <w:r>
        <w:t>comm -23 src-repos.txt dst-repos.txt &gt; missing-repos.txt</w:t>
      </w:r>
    </w:p>
    <w:p w14:paraId="25AD6DBE" w14:textId="77777777" w:rsidR="00E9428B" w:rsidRDefault="00C949D3">
      <w:pPr>
        <w:pStyle w:val="CodeBlock"/>
      </w:pPr>
      <w:r>
        <w:t>echo "Missing $(wc -l &lt; missing-repos.txt) repos:"; cat missing-repos.txt</w:t>
      </w:r>
    </w:p>
    <w:p w14:paraId="6FFBD3EC" w14:textId="77777777" w:rsidR="00E9428B" w:rsidRDefault="00E9428B">
      <w:pPr>
        <w:pStyle w:val="CodeBlock"/>
      </w:pPr>
    </w:p>
    <w:p w14:paraId="7E6F8A08" w14:textId="77777777" w:rsidR="00E9428B" w:rsidRDefault="00C949D3">
      <w:pPr>
        <w:pStyle w:val="CodeBlock"/>
      </w:pPr>
      <w:r>
        <w:t># 2a. Re-run the whole org migration — GEI resumes and only imports the gap</w:t>
      </w:r>
    </w:p>
    <w:p w14:paraId="61B879A4" w14:textId="77777777" w:rsidR="00E9428B" w:rsidRDefault="00C949D3">
      <w:pPr>
        <w:pStyle w:val="CodeBlock"/>
      </w:pPr>
      <w:r>
        <w:t>#     (trigger migrate-org.yml again with the same inputs), OR</w:t>
      </w:r>
    </w:p>
    <w:p w14:paraId="30DCCCAD" w14:textId="77777777" w:rsidR="00E9428B" w:rsidRDefault="00E9428B">
      <w:pPr>
        <w:pStyle w:val="CodeBlock"/>
      </w:pPr>
    </w:p>
    <w:p w14:paraId="10FDB4D1" w14:textId="77777777" w:rsidR="00E9428B" w:rsidRDefault="00C949D3">
      <w:pPr>
        <w:pStyle w:val="CodeBlock"/>
      </w:pPr>
      <w:r>
        <w:t># 2b. Re-migrate only the missing repos individually (faster for a small gap)</w:t>
      </w:r>
    </w:p>
    <w:p w14:paraId="3CD8701D" w14:textId="77777777" w:rsidR="00E9428B" w:rsidRDefault="00C949D3">
      <w:pPr>
        <w:pStyle w:val="CodeBlock"/>
      </w:pPr>
      <w:r>
        <w:t>while read -r repo; do</w:t>
      </w:r>
    </w:p>
    <w:p w14:paraId="31173872" w14:textId="77777777" w:rsidR="00E9428B" w:rsidRDefault="00C949D3">
      <w:pPr>
        <w:pStyle w:val="CodeBlock"/>
      </w:pPr>
      <w:r>
        <w:t xml:space="preserve">  gh gei migrate-repo \</w:t>
      </w:r>
    </w:p>
    <w:p w14:paraId="5C0E22BB" w14:textId="77777777" w:rsidR="00E9428B" w:rsidRDefault="00C949D3">
      <w:pPr>
        <w:pStyle w:val="CodeBlock"/>
      </w:pPr>
      <w:r>
        <w:t xml:space="preserve">    --github-source-org "$SRC" --source-repo "$repo" \</w:t>
      </w:r>
    </w:p>
    <w:p w14:paraId="500850E0" w14:textId="77777777" w:rsidR="00E9428B" w:rsidRDefault="00C949D3">
      <w:pPr>
        <w:pStyle w:val="CodeBlock"/>
      </w:pPr>
      <w:r>
        <w:t xml:space="preserve">    --github-target-org "$DST" --target-repo "$repo" \</w:t>
      </w:r>
    </w:p>
    <w:p w14:paraId="6DADB64C" w14:textId="77777777" w:rsidR="00E9428B" w:rsidRDefault="00C949D3">
      <w:pPr>
        <w:pStyle w:val="CodeBlock"/>
      </w:pPr>
      <w:r>
        <w:t xml:space="preserve">    --github-target-enterprise hcsc \</w:t>
      </w:r>
    </w:p>
    <w:p w14:paraId="31498F1C" w14:textId="77777777" w:rsidR="00E9428B" w:rsidRDefault="00C949D3">
      <w:pPr>
        <w:pStyle w:val="CodeBlock"/>
      </w:pPr>
      <w:r>
        <w:t xml:space="preserve">    --github-source-pat "$SRC_PAT" --github-target-pat "$DST_PAT" \</w:t>
      </w:r>
    </w:p>
    <w:p w14:paraId="0797B528" w14:textId="77777777" w:rsidR="00E9428B" w:rsidRDefault="00C949D3">
      <w:pPr>
        <w:pStyle w:val="CodeBlock"/>
      </w:pPr>
      <w:r>
        <w:t xml:space="preserve">    --verbose 2&gt;&amp;1 | tee "reimport-$repo.log"</w:t>
      </w:r>
    </w:p>
    <w:p w14:paraId="23735FC3" w14:textId="77777777" w:rsidR="00E9428B" w:rsidRDefault="00C949D3">
      <w:pPr>
        <w:pStyle w:val="CodeBlock"/>
      </w:pPr>
      <w:r>
        <w:t>done &lt; missing-repos.txt</w:t>
      </w:r>
    </w:p>
    <w:p w14:paraId="36AF6883" w14:textId="77777777" w:rsidR="00E9428B" w:rsidRDefault="00E9428B">
      <w:pPr>
        <w:pStyle w:val="CodeBlock"/>
      </w:pPr>
    </w:p>
    <w:p w14:paraId="481A9CCA" w14:textId="77777777" w:rsidR="00E9428B" w:rsidRDefault="00C949D3">
      <w:pPr>
        <w:pStyle w:val="CodeBlock"/>
      </w:pPr>
      <w:r>
        <w:t># 3. Re-run integrity checks (previous section) and re-apply post-migration</w:t>
      </w:r>
    </w:p>
    <w:p w14:paraId="60A06649" w14:textId="77777777" w:rsidR="00E9428B" w:rsidRDefault="00C949D3">
      <w:pPr>
        <w:pStyle w:val="CodeBlock"/>
      </w:pPr>
      <w:r>
        <w:t>#    (internal visibility, branch-protection removal) for the newly imported repos.</w:t>
      </w:r>
    </w:p>
    <w:p w14:paraId="54C529ED" w14:textId="77777777" w:rsidR="00E9428B" w:rsidRDefault="00E9428B"/>
    <w:p w14:paraId="4D1077B0" w14:textId="77777777" w:rsidR="00E9428B" w:rsidRDefault="00C949D3">
      <w:r>
        <w:rPr>
          <w:b/>
        </w:rPr>
        <w:t>Prevention for large orgs:</w:t>
      </w:r>
      <w:r>
        <w:t xml:space="preserve"> split very large source orgs into batches (run </w:t>
      </w:r>
      <w:r>
        <w:rPr>
          <w:rFonts w:ascii="Consolas" w:hAnsi="Consolas"/>
          <w:sz w:val="20"/>
          <w:shd w:val="clear" w:color="auto" w:fill="F2F2F2"/>
        </w:rPr>
        <w:t>migrate-org.yml</w:t>
      </w:r>
      <w:r>
        <w:t xml:space="preserve"> is all-or-nothing per org, so for orgs with many huge repos, pre-migrate the largest repos individually with </w:t>
      </w:r>
      <w:r>
        <w:rPr>
          <w:rFonts w:ascii="Consolas" w:hAnsi="Consolas"/>
          <w:sz w:val="20"/>
          <w:shd w:val="clear" w:color="auto" w:fill="F2F2F2"/>
        </w:rPr>
        <w:t>migrate-repo</w:t>
      </w:r>
      <w:r>
        <w:t xml:space="preserve"> first, then run the org migration for the remainder). Use the </w:t>
      </w:r>
      <w:r>
        <w:rPr>
          <w:rFonts w:ascii="Consolas" w:hAnsi="Consolas"/>
          <w:sz w:val="20"/>
          <w:shd w:val="clear" w:color="auto" w:fill="F2F2F2"/>
        </w:rPr>
        <w:t>code-scanning-large</w:t>
      </w:r>
      <w:r>
        <w:t xml:space="preserve"> / self-hosted runner (already selected) to avoid the 6h hosted-runner ceiling, and keep the job </w:t>
      </w:r>
      <w:r>
        <w:rPr>
          <w:rFonts w:ascii="Consolas" w:hAnsi="Consolas"/>
          <w:sz w:val="20"/>
          <w:shd w:val="clear" w:color="auto" w:fill="F2F2F2"/>
        </w:rPr>
        <w:t>timeout-minutes: 1440</w:t>
      </w:r>
      <w:r>
        <w:t>.</w:t>
      </w:r>
    </w:p>
    <w:p w14:paraId="1C0157D6" w14:textId="77777777" w:rsidR="00E9428B" w:rsidRDefault="00E9428B"/>
    <w:p w14:paraId="6C4252BD" w14:textId="77777777" w:rsidR="00E9428B" w:rsidRDefault="00C949D3">
      <w:r>
        <w:rPr>
          <w:b/>
        </w:rPr>
        <w:t>Where to look:</w:t>
      </w:r>
      <w:r>
        <w:t xml:space="preserve"> the run's </w:t>
      </w:r>
      <w:r>
        <w:rPr>
          <w:rFonts w:ascii="Consolas" w:hAnsi="Consolas"/>
          <w:sz w:val="20"/>
          <w:shd w:val="clear" w:color="auto" w:fill="F2F2F2"/>
        </w:rPr>
        <w:t>migrate_org.log</w:t>
      </w:r>
      <w:r>
        <w:t xml:space="preserve"> artifact (full </w:t>
      </w:r>
      <w:r>
        <w:rPr>
          <w:rFonts w:ascii="Consolas" w:hAnsi="Consolas"/>
          <w:sz w:val="20"/>
          <w:shd w:val="clear" w:color="auto" w:fill="F2F2F2"/>
        </w:rPr>
        <w:t>gh gei --verbose</w:t>
      </w:r>
      <w:r>
        <w:t xml:space="preserve"> output) and the workflow </w:t>
      </w:r>
      <w:r>
        <w:rPr>
          <w:b/>
        </w:rPr>
        <w:t>Summary</w:t>
      </w:r>
      <w:r>
        <w:t xml:space="preserve"> (successes list + "Secrets (Manual Action Required)" table). GEI also prints a </w:t>
      </w:r>
      <w:r>
        <w:rPr>
          <w:b/>
        </w:rPr>
        <w:t>migration ID</w:t>
      </w:r>
      <w:r>
        <w:t xml:space="preserve">; </w:t>
      </w:r>
      <w:r>
        <w:rPr>
          <w:rFonts w:ascii="Consolas" w:hAnsi="Consolas"/>
          <w:sz w:val="20"/>
          <w:shd w:val="clear" w:color="auto" w:fill="F2F2F2"/>
        </w:rPr>
        <w:t>gh gei wait-for-migration --migration-id &lt;id&gt;</w:t>
      </w:r>
      <w:r>
        <w:t xml:space="preserve"> re-attaches to an in-flight migration to watch it to completion.</w:t>
      </w:r>
    </w:p>
    <w:p w14:paraId="3691E7B2" w14:textId="77777777" w:rsidR="00E9428B" w:rsidRDefault="00E9428B"/>
    <w:p w14:paraId="526770CE" w14:textId="77777777" w:rsidR="00E9428B" w:rsidRDefault="00E9428B">
      <w:pPr>
        <w:pBdr>
          <w:bottom w:val="single" w:sz="6" w:space="1" w:color="BDD7EE"/>
        </w:pBdr>
      </w:pPr>
    </w:p>
    <w:p w14:paraId="7CBEED82" w14:textId="77777777" w:rsidR="00E9428B" w:rsidRDefault="00E9428B"/>
    <w:p w14:paraId="449F86EF" w14:textId="77777777" w:rsidR="00E9428B" w:rsidRDefault="00C949D3">
      <w:pPr>
        <w:pStyle w:val="Heading2"/>
      </w:pPr>
      <w:r>
        <w:t>Automating secrets &amp; asset migration (org-to-org, non-GEI)</w:t>
      </w:r>
    </w:p>
    <w:p w14:paraId="6E36661F" w14:textId="77777777" w:rsidR="00E9428B" w:rsidRDefault="00E9428B"/>
    <w:p w14:paraId="636ADE8A" w14:textId="77777777" w:rsidR="00E9428B" w:rsidRDefault="00C949D3">
      <w:r>
        <w:t xml:space="preserve">Everything GEI does </w:t>
      </w:r>
      <w:r>
        <w:rPr>
          <w:b/>
        </w:rPr>
        <w:t>not</w:t>
      </w:r>
      <w:r>
        <w:t xml:space="preserve"> carry can be automated with the </w:t>
      </w:r>
      <w:r>
        <w:rPr>
          <w:rFonts w:ascii="Consolas" w:hAnsi="Consolas"/>
          <w:sz w:val="20"/>
          <w:shd w:val="clear" w:color="auto" w:fill="F2F2F2"/>
        </w:rPr>
        <w:t>org-migration/</w:t>
      </w:r>
      <w:r>
        <w:t xml:space="preserve"> toolkit plus a small "org-assets" step, so a full run is repeatable and auditable instead of manual. Target flow:</w:t>
      </w:r>
    </w:p>
    <w:p w14:paraId="38645DC7" w14:textId="77777777" w:rsidR="00E9428B" w:rsidRDefault="00E9428B"/>
    <w:p w14:paraId="65D6FB8E" w14:textId="77777777" w:rsidR="00E9428B" w:rsidRDefault="00C949D3">
      <w:pPr>
        <w:pStyle w:val="CodeBlock"/>
      </w:pPr>
      <w:r>
        <w:t>flowchart LR</w:t>
      </w:r>
    </w:p>
    <w:p w14:paraId="4ACFD5FE" w14:textId="77777777" w:rsidR="00E9428B" w:rsidRDefault="00C949D3">
      <w:pPr>
        <w:pStyle w:val="CodeBlock"/>
      </w:pPr>
      <w:r>
        <w:t xml:space="preserve">  A[migrate-org.yml&lt;br/&gt;GEI org migration] --&gt; B[org-assets replay&lt;br/&gt;rulesets/vars/custom-props]</w:t>
      </w:r>
    </w:p>
    <w:p w14:paraId="56985CA2" w14:textId="77777777" w:rsidR="00E9428B" w:rsidRDefault="00C949D3">
      <w:pPr>
        <w:pStyle w:val="CodeBlock"/>
      </w:pPr>
      <w:r>
        <w:t xml:space="preserve">  A --&gt; C[org-migration audit]</w:t>
      </w:r>
    </w:p>
    <w:p w14:paraId="6968519C" w14:textId="77777777" w:rsidR="00E9428B" w:rsidRDefault="00C949D3">
      <w:pPr>
        <w:pStyle w:val="CodeBlock"/>
      </w:pPr>
      <w:r>
        <w:t xml:space="preserve">  C --&gt; D[secrets pipeline&lt;br/&gt;list -&gt; CyberArk -&gt; restore]</w:t>
      </w:r>
    </w:p>
    <w:p w14:paraId="74BCA75C" w14:textId="77777777" w:rsidR="00E9428B" w:rsidRDefault="00C949D3">
      <w:pPr>
        <w:pStyle w:val="CodeBlock"/>
      </w:pPr>
      <w:r>
        <w:t xml:space="preserve">  C --&gt; E[packages&lt;br/&gt;container + ecosystems]</w:t>
      </w:r>
    </w:p>
    <w:p w14:paraId="6AA3CDF2" w14:textId="77777777" w:rsidR="00E9428B" w:rsidRDefault="00C949D3">
      <w:pPr>
        <w:pStyle w:val="CodeBlock"/>
      </w:pPr>
      <w:r>
        <w:t xml:space="preserve">  D --&gt; F[verify names/scopes]</w:t>
      </w:r>
    </w:p>
    <w:p w14:paraId="422D11B1" w14:textId="77777777" w:rsidR="00E9428B" w:rsidRDefault="00C949D3">
      <w:pPr>
        <w:pStyle w:val="CodeBlock"/>
      </w:pPr>
      <w:r>
        <w:t xml:space="preserve">  E --&gt; F</w:t>
      </w:r>
    </w:p>
    <w:p w14:paraId="4CADDC50" w14:textId="77777777" w:rsidR="00E9428B" w:rsidRDefault="00C949D3">
      <w:pPr>
        <w:pStyle w:val="CodeBlock"/>
      </w:pPr>
      <w:r>
        <w:t xml:space="preserve">  B --&gt; F[post-migration integrity]</w:t>
      </w:r>
    </w:p>
    <w:p w14:paraId="135E58C4" w14:textId="77777777" w:rsidR="00E9428B" w:rsidRDefault="00E9428B"/>
    <w:p w14:paraId="6A354754" w14:textId="344B1845" w:rsidR="00E9428B" w:rsidRDefault="00C949D3">
      <w:pPr>
        <w:pStyle w:val="Heading3"/>
      </w:pPr>
      <w:r>
        <w:t xml:space="preserve">1. Secrets — automated export/import </w:t>
      </w:r>
      <w:del w:id="155" w:author="Fabio Palumbo" w:date="2026-08-06T13:31:00Z" w16du:dateUtc="2026-08-06T16:31:00Z">
        <w:r w:rsidDel="00CC2C4F">
          <w:delText>via CyberArk</w:delText>
        </w:r>
      </w:del>
      <w:ins w:id="156" w:author="Fabio Palumbo" w:date="2026-08-06T13:31:00Z" w16du:dateUtc="2026-08-06T16:31:00Z">
        <w:r w:rsidR="00CC2C4F">
          <w:t>\\</w:t>
        </w:r>
      </w:ins>
    </w:p>
    <w:p w14:paraId="020A9CC1" w14:textId="0779454D" w:rsidR="00CC2C4F" w:rsidRDefault="00CC2C4F" w:rsidP="00CC2C4F">
      <w:pPr>
        <w:rPr>
          <w:ins w:id="157" w:author="Fabio Palumbo" w:date="2026-08-06T13:31:00Z" w16du:dateUtc="2026-08-06T16:31:00Z"/>
        </w:rPr>
      </w:pPr>
      <w:ins w:id="158" w:author="Fabio Palumbo" w:date="2026-08-06T13:31:00Z" w16du:dateUtc="2026-08-06T16:31:00Z">
        <w:r>
          <w:rPr>
            <w:color w:val="C00000"/>
          </w:rPr>
          <w:t xml:space="preserve">Two proposals are on the table for moving secret </w:t>
        </w:r>
        <w:r>
          <w:rPr>
            <w:b/>
            <w:color w:val="C00000"/>
          </w:rPr>
          <w:t>values</w:t>
        </w:r>
        <w:r>
          <w:rPr>
            <w:color w:val="C00000"/>
          </w:rPr>
          <w:t xml:space="preserve"> (GEI never carries them). </w:t>
        </w:r>
        <w:r>
          <w:rPr>
            <w:b/>
            <w:color w:val="C00000"/>
          </w:rPr>
          <w:t>Proposal A</w:t>
        </w:r>
        <w:r>
          <w:rPr>
            <w:color w:val="C00000"/>
          </w:rPr>
          <w:t xml:space="preserve"> brokers values through </w:t>
        </w:r>
        <w:r>
          <w:rPr>
            <w:b/>
            <w:color w:val="C00000"/>
          </w:rPr>
          <w:t>CyberArk</w:t>
        </w:r>
        <w:r>
          <w:rPr>
            <w:color w:val="C00000"/>
          </w:rPr>
          <w:t xml:space="preserve">; </w:t>
        </w:r>
        <w:r>
          <w:rPr>
            <w:b/>
            <w:color w:val="C00000"/>
          </w:rPr>
          <w:t>Proposal B</w:t>
        </w:r>
        <w:r>
          <w:rPr>
            <w:color w:val="C00000"/>
          </w:rPr>
          <w:t xml:space="preserve"> uses </w:t>
        </w:r>
        <w:r>
          <w:rPr>
            <w:b/>
            <w:color w:val="C00000"/>
          </w:rPr>
          <w:t>encryption at rest</w:t>
        </w:r>
        <w:r>
          <w:rPr>
            <w:color w:val="C00000"/>
          </w:rPr>
          <w:t xml:space="preserve"> with a two-run copy/decrypt. Both respect the same hard constraint: a secret value is only readable </w:t>
        </w:r>
        <w:r>
          <w:rPr>
            <w:b/>
            <w:color w:val="C00000"/>
          </w:rPr>
          <w:t>inside a workflow in the source repo</w:t>
        </w:r>
        <w:r>
          <w:rPr>
            <w:color w:val="C00000"/>
          </w:rPr>
          <w:t xml:space="preserve"> (never via the REST API), so the export half must run as a temporary in-repo workflow.</w:t>
        </w:r>
        <w:del w:id="159" w:author="Fabio Palumbo" w:date="2026-08-06T13:44:00Z" w16du:dateUtc="2026-08-06T16:44:00Z">
          <w:r w:rsidDel="00FF714A">
            <w:rPr>
              <w:color w:val="C00000"/>
            </w:rPr>
            <w:delText xml:space="preserve"> Pick one per the security review</w:delText>
          </w:r>
        </w:del>
        <w:r>
          <w:rPr>
            <w:color w:val="C00000"/>
          </w:rPr>
          <w:t>.</w:t>
        </w:r>
      </w:ins>
    </w:p>
    <w:p w14:paraId="6C2C39E7" w14:textId="77777777" w:rsidR="00CC2C4F" w:rsidRDefault="00CC2C4F" w:rsidP="00CC2C4F">
      <w:pPr>
        <w:rPr>
          <w:ins w:id="160" w:author="Fabio Palumbo" w:date="2026-08-06T13:31:00Z" w16du:dateUtc="2026-08-06T16:31:00Z"/>
        </w:rPr>
      </w:pPr>
    </w:p>
    <w:p w14:paraId="77B6500C" w14:textId="77777777" w:rsidR="00CC2C4F" w:rsidRDefault="00CC2C4F" w:rsidP="00CC2C4F">
      <w:pPr>
        <w:pStyle w:val="Heading4"/>
        <w:rPr>
          <w:ins w:id="161" w:author="Fabio Palumbo" w:date="2026-08-06T13:31:00Z" w16du:dateUtc="2026-08-06T16:31:00Z"/>
        </w:rPr>
      </w:pPr>
      <w:ins w:id="162" w:author="Fabio Palumbo" w:date="2026-08-06T13:31:00Z" w16du:dateUtc="2026-08-06T16:31:00Z">
        <w:r>
          <w:rPr>
            <w:color w:val="C00000"/>
          </w:rPr>
          <w:t>Proposal A — export/import via CyberArk (current toolkit)</w:t>
        </w:r>
      </w:ins>
    </w:p>
    <w:p w14:paraId="62EBF9A1" w14:textId="77777777" w:rsidR="00E9428B" w:rsidRDefault="00E9428B"/>
    <w:p w14:paraId="1D5F4620" w14:textId="77777777" w:rsidR="00E9428B" w:rsidRDefault="00C949D3">
      <w:r>
        <w:t xml:space="preserve">Values are </w:t>
      </w:r>
      <w:r>
        <w:rPr>
          <w:b/>
        </w:rPr>
        <w:t>never</w:t>
      </w:r>
      <w:r>
        <w:t xml:space="preserve"> readable from the GitHub API, so the toolkit brokers them through </w:t>
      </w:r>
      <w:r>
        <w:rPr>
          <w:b/>
        </w:rPr>
        <w:t>CyberArk</w:t>
      </w:r>
      <w:r>
        <w:t xml:space="preserve"> (the enterprise source of truth), not a plaintext dump. Pipeline (</w:t>
      </w:r>
      <w:r>
        <w:rPr>
          <w:rFonts w:ascii="Consolas" w:hAnsi="Consolas"/>
          <w:sz w:val="20"/>
          <w:shd w:val="clear" w:color="auto" w:fill="F2F2F2"/>
        </w:rPr>
        <w:t>org-migration/</w:t>
      </w:r>
      <w:r>
        <w:t xml:space="preserve">, driven by </w:t>
      </w:r>
      <w:r>
        <w:rPr>
          <w:rFonts w:ascii="Consolas" w:hAnsi="Consolas"/>
          <w:sz w:val="20"/>
          <w:shd w:val="clear" w:color="auto" w:fill="F2F2F2"/>
        </w:rPr>
        <w:t>config.yml</w:t>
      </w:r>
      <w:r>
        <w:t>):</w:t>
      </w:r>
    </w:p>
    <w:p w14:paraId="0C6C2CD5" w14:textId="77777777" w:rsidR="00E9428B" w:rsidRDefault="00E9428B"/>
    <w:p w14:paraId="3B496C65" w14:textId="77777777" w:rsidR="00E9428B" w:rsidRDefault="00C949D3">
      <w:pPr>
        <w:pStyle w:val="CodeBlock"/>
      </w:pPr>
      <w:r>
        <w:t>cd org-migration</w:t>
      </w:r>
    </w:p>
    <w:p w14:paraId="72E5F826" w14:textId="77777777" w:rsidR="00E9428B" w:rsidRDefault="00C949D3">
      <w:pPr>
        <w:pStyle w:val="CodeBlock"/>
      </w:pPr>
      <w:r>
        <w:t>cp config.example.yml config.yml   # set source.org, dest.org, cyberark.url/username/safe</w:t>
      </w:r>
    </w:p>
    <w:p w14:paraId="5EA74095" w14:textId="77777777" w:rsidR="00E9428B" w:rsidRDefault="00C949D3">
      <w:pPr>
        <w:pStyle w:val="CodeBlock"/>
      </w:pPr>
      <w:r>
        <w:t>export SOURCE_TOKEN=... DEST_TOKEN=... CYBERARK_PASSWORD=...   # via Actions secrets, never in the file</w:t>
      </w:r>
    </w:p>
    <w:p w14:paraId="709E88E4" w14:textId="77777777" w:rsidR="00E9428B" w:rsidRDefault="00E9428B">
      <w:pPr>
        <w:pStyle w:val="CodeBlock"/>
      </w:pPr>
    </w:p>
    <w:p w14:paraId="7791CFE9" w14:textId="77777777" w:rsidR="00E9428B" w:rsidRDefault="00C949D3">
      <w:pPr>
        <w:pStyle w:val="CodeBlock"/>
      </w:pPr>
      <w:r>
        <w:t>python main.py --config config.yml audit     # report repos/orgs with secrets &amp; packages</w:t>
      </w:r>
    </w:p>
    <w:p w14:paraId="1E85E754" w14:textId="77777777" w:rsidR="00E9428B" w:rsidRDefault="00C949D3">
      <w:pPr>
        <w:pStyle w:val="CodeBlock"/>
      </w:pPr>
      <w:r>
        <w:t>python main.py --config config.yml secrets    # list -&gt; import to CyberArk -&gt; restore to dest</w:t>
      </w:r>
    </w:p>
    <w:p w14:paraId="508C98E9" w14:textId="77777777" w:rsidR="00E9428B" w:rsidRDefault="00E9428B"/>
    <w:p w14:paraId="7B315DF3" w14:textId="77777777" w:rsidR="00E9428B" w:rsidRDefault="00C949D3">
      <w:r>
        <w:t xml:space="preserve">What the </w:t>
      </w:r>
      <w:r>
        <w:rPr>
          <w:rFonts w:ascii="Consolas" w:hAnsi="Consolas"/>
          <w:sz w:val="20"/>
          <w:shd w:val="clear" w:color="auto" w:fill="F2F2F2"/>
        </w:rPr>
        <w:t>secrets</w:t>
      </w:r>
      <w:r>
        <w:t xml:space="preserve"> command does, end-to-end (see </w:t>
      </w:r>
      <w:r>
        <w:rPr>
          <w:rFonts w:ascii="Consolas" w:hAnsi="Consolas"/>
          <w:sz w:val="20"/>
          <w:shd w:val="clear" w:color="auto" w:fill="F2F2F2"/>
        </w:rPr>
        <w:t>secrets/*.py</w:t>
      </w:r>
      <w:r>
        <w:t>):</w:t>
      </w:r>
    </w:p>
    <w:p w14:paraId="09A23F18" w14:textId="77777777" w:rsidR="00E9428B" w:rsidRDefault="00C949D3">
      <w:pPr>
        <w:ind w:left="360" w:hanging="320"/>
      </w:pPr>
      <w:r>
        <w:t xml:space="preserve">1.  </w:t>
      </w:r>
      <w:r>
        <w:rPr>
          <w:b/>
        </w:rPr>
        <w:t>`list-repos-with-secrets`</w:t>
      </w:r>
      <w:r>
        <w:t xml:space="preserve"> — enumerates repo/org/environment secret </w:t>
      </w:r>
      <w:r>
        <w:rPr>
          <w:b/>
        </w:rPr>
        <w:t>names</w:t>
      </w:r>
      <w:r>
        <w:t xml:space="preserve"> on the source.</w:t>
      </w:r>
    </w:p>
    <w:p w14:paraId="365C7D85" w14:textId="77777777" w:rsidR="00E9428B" w:rsidRDefault="00C949D3">
      <w:pPr>
        <w:ind w:left="360" w:hanging="320"/>
      </w:pPr>
      <w:r>
        <w:t xml:space="preserve">2.  </w:t>
      </w:r>
      <w:r>
        <w:rPr>
          <w:b/>
        </w:rPr>
        <w:t>`deploy-cyberark-importer`</w:t>
      </w:r>
      <w:r>
        <w:t xml:space="preserve"> — deploys a temporary importer workflow that reads each secret </w:t>
      </w:r>
      <w:r>
        <w:rPr>
          <w:b/>
        </w:rPr>
        <w:t>inside</w:t>
      </w:r>
      <w:r>
        <w:t xml:space="preserve"> the source repo (the only place the value is available) and stores it in the CyberArk </w:t>
      </w:r>
      <w:r>
        <w:rPr>
          <w:b/>
        </w:rPr>
        <w:t>safe</w:t>
      </w:r>
      <w:r>
        <w:t xml:space="preserve"> — values never transit a local disk in plaintext.</w:t>
      </w:r>
    </w:p>
    <w:p w14:paraId="6E4E596E" w14:textId="77777777" w:rsidR="00E9428B" w:rsidRDefault="00C949D3">
      <w:pPr>
        <w:ind w:left="360" w:hanging="320"/>
      </w:pPr>
      <w:r>
        <w:t xml:space="preserve">3.  </w:t>
      </w:r>
      <w:r>
        <w:rPr>
          <w:b/>
        </w:rPr>
        <w:t>`restore-secrets-from-cyberark`</w:t>
      </w:r>
      <w:r>
        <w:t xml:space="preserve"> — pulls from CyberArk and recreates each secret on the destination via the REST API, preserving scope (repo vs environment vs org) and visibility.</w:t>
      </w:r>
    </w:p>
    <w:p w14:paraId="7DF8A4A1" w14:textId="77777777" w:rsidR="00E9428B" w:rsidRDefault="00C949D3">
      <w:pPr>
        <w:ind w:left="360" w:hanging="320"/>
      </w:pPr>
      <w:r>
        <w:t xml:space="preserve">4.  Importer workflows are removed afterward unless </w:t>
      </w:r>
      <w:r>
        <w:rPr>
          <w:rFonts w:ascii="Consolas" w:hAnsi="Consolas"/>
          <w:sz w:val="20"/>
          <w:shd w:val="clear" w:color="auto" w:fill="F2F2F2"/>
        </w:rPr>
        <w:t>options.skip_cleanup: true</w:t>
      </w:r>
      <w:r>
        <w:t>.</w:t>
      </w:r>
    </w:p>
    <w:p w14:paraId="779F8E76" w14:textId="77777777" w:rsidR="00E9428B" w:rsidRDefault="00E9428B"/>
    <w:p w14:paraId="50051B77" w14:textId="77777777" w:rsidR="00E9428B" w:rsidRDefault="00C949D3">
      <w:r>
        <w:rPr>
          <w:b/>
        </w:rPr>
        <w:t>Verification</w:t>
      </w:r>
      <w:r>
        <w:t xml:space="preserve"> (names/scopes only, values are opaque):</w:t>
      </w:r>
    </w:p>
    <w:p w14:paraId="27F20110" w14:textId="77777777" w:rsidR="00E9428B" w:rsidRDefault="00C949D3">
      <w:pPr>
        <w:pStyle w:val="CodeBlock"/>
      </w:pPr>
      <w:r>
        <w:t>diff &lt;(gh api orgs/&lt;SOURCE_ORG&gt;/actions/secrets --jq '.secrets[].name' | sort) \</w:t>
      </w:r>
    </w:p>
    <w:p w14:paraId="40A9466A" w14:textId="77777777" w:rsidR="00E9428B" w:rsidRDefault="00C949D3">
      <w:pPr>
        <w:pStyle w:val="CodeBlock"/>
      </w:pPr>
      <w:r>
        <w:t xml:space="preserve">     &lt;(gh api orgs/&lt;DESTINATION_ORG&gt;/actions/secrets --jq '.secrets[].name' | sort)</w:t>
      </w:r>
    </w:p>
    <w:p w14:paraId="7818863E" w14:textId="77777777" w:rsidR="00E9428B" w:rsidRDefault="00E9428B">
      <w:pPr>
        <w:rPr>
          <w:ins w:id="163" w:author="Fabio Palumbo" w:date="2026-08-06T13:32:00Z" w16du:dateUtc="2026-08-06T16:32:00Z"/>
        </w:rPr>
      </w:pPr>
    </w:p>
    <w:p w14:paraId="27CD81B8" w14:textId="77777777" w:rsidR="004C061A" w:rsidRDefault="004C061A" w:rsidP="004C061A">
      <w:pPr>
        <w:pStyle w:val="Heading4"/>
        <w:rPr>
          <w:ins w:id="164" w:author="Fabio Palumbo" w:date="2026-08-06T13:32:00Z" w16du:dateUtc="2026-08-06T16:32:00Z"/>
        </w:rPr>
      </w:pPr>
      <w:ins w:id="165" w:author="Fabio Palumbo" w:date="2026-08-06T13:32:00Z" w16du:dateUtc="2026-08-06T16:32:00Z">
        <w:r>
          <w:t>Proposal B — encryption at rest, two-run copy/decrypt (no CyberArk)</w:t>
        </w:r>
      </w:ins>
    </w:p>
    <w:p w14:paraId="11F6311C" w14:textId="77777777" w:rsidR="004C061A" w:rsidRDefault="004C061A" w:rsidP="004C061A">
      <w:pPr>
        <w:rPr>
          <w:ins w:id="166" w:author="Fabio Palumbo" w:date="2026-08-06T13:32:00Z" w16du:dateUtc="2026-08-06T16:32:00Z"/>
        </w:rPr>
      </w:pPr>
    </w:p>
    <w:p w14:paraId="2CC6BAAB" w14:textId="77777777" w:rsidR="004C061A" w:rsidRDefault="004C061A" w:rsidP="004C061A">
      <w:pPr>
        <w:rPr>
          <w:ins w:id="167" w:author="Fabio Palumbo" w:date="2026-08-06T13:32:00Z" w16du:dateUtc="2026-08-06T16:32:00Z"/>
        </w:rPr>
      </w:pPr>
      <w:ins w:id="168" w:author="Fabio Palumbo" w:date="2026-08-06T13:32:00Z" w16du:dateUtc="2026-08-06T16:32:00Z">
        <w:r>
          <w:rPr>
            <w:b/>
            <w:color w:val="C00000"/>
          </w:rPr>
          <w:t>[Proposed — for next meeting]</w:t>
        </w:r>
        <w:r>
          <w:rPr>
            <w:color w:val="C00000"/>
          </w:rPr>
          <w:t xml:space="preserve"> Removes the CyberArk dependency. A secret value is encrypted </w:t>
        </w:r>
        <w:r>
          <w:rPr>
            <w:b/>
            <w:color w:val="C00000"/>
          </w:rPr>
          <w:t>at rest</w:t>
        </w:r>
        <w:r>
          <w:rPr>
            <w:color w:val="C00000"/>
          </w:rPr>
          <w:t xml:space="preserve"> the moment it is read on the source, the encrypted bundle is copied to the destination context, and it is decrypted only during a </w:t>
        </w:r>
        <w:r>
          <w:rPr>
            <w:b/>
            <w:color w:val="C00000"/>
          </w:rPr>
          <w:t>second run</w:t>
        </w:r>
        <w:r>
          <w:rPr>
            <w:color w:val="C00000"/>
          </w:rPr>
          <w:t xml:space="preserve"> on the destination org. Plaintext exists only in memory, briefly, inside each run — never on disk, never in an artifact, never in CyberArk.</w:t>
        </w:r>
      </w:ins>
    </w:p>
    <w:p w14:paraId="5EF3EE23" w14:textId="1A81629C" w:rsidR="004C061A" w:rsidRDefault="00DD4BCE" w:rsidP="004C061A">
      <w:pPr>
        <w:rPr>
          <w:ins w:id="169" w:author="Fabio Palumbo" w:date="2026-08-06T13:45:00Z" w16du:dateUtc="2026-08-06T16:45:00Z"/>
        </w:rPr>
      </w:pPr>
      <w:ins w:id="170" w:author="Fabio Palumbo" w:date="2026-08-06T13:45:00Z" w16du:dateUtc="2026-08-06T16:45:00Z">
        <w:r>
          <w:t xml:space="preserve">Reference </w:t>
        </w:r>
      </w:ins>
      <w:ins w:id="171" w:author="Fabio Palumbo" w:date="2026-08-06T13:45:00Z">
        <w:r w:rsidRPr="00DD4BCE">
          <w:fldChar w:fldCharType="begin"/>
        </w:r>
        <w:r w:rsidRPr="00DD4BCE">
          <w:instrText>HYPERLINK "https://docs.github.com/en/rest/guides/encrypting-secrets-for-the-rest-api?apiVersion=2026-03-10"</w:instrText>
        </w:r>
        <w:r w:rsidRPr="00DD4BCE">
          <w:fldChar w:fldCharType="separate"/>
        </w:r>
        <w:r w:rsidRPr="00DD4BCE">
          <w:rPr>
            <w:rStyle w:val="Hyperlink"/>
          </w:rPr>
          <w:t>Encrypting secrets for the REST API - GitHub Docs</w:t>
        </w:r>
      </w:ins>
      <w:ins w:id="172" w:author="Fabio Palumbo" w:date="2026-08-06T13:45:00Z" w16du:dateUtc="2026-08-06T16:45:00Z">
        <w:r w:rsidRPr="00DD4BCE">
          <w:fldChar w:fldCharType="end"/>
        </w:r>
      </w:ins>
    </w:p>
    <w:p w14:paraId="07E918BA" w14:textId="77777777" w:rsidR="00DD4BCE" w:rsidRDefault="00DD4BCE" w:rsidP="004C061A">
      <w:pPr>
        <w:rPr>
          <w:ins w:id="173" w:author="Fabio Palumbo" w:date="2026-08-06T13:32:00Z" w16du:dateUtc="2026-08-06T16:32:00Z"/>
        </w:rPr>
      </w:pPr>
    </w:p>
    <w:p w14:paraId="4F03A183" w14:textId="77777777" w:rsidR="004C061A" w:rsidRDefault="004C061A" w:rsidP="004C061A">
      <w:pPr>
        <w:rPr>
          <w:ins w:id="174" w:author="Fabio Palumbo" w:date="2026-08-06T13:32:00Z" w16du:dateUtc="2026-08-06T16:32:00Z"/>
        </w:rPr>
      </w:pPr>
      <w:ins w:id="175" w:author="Fabio Palumbo" w:date="2026-08-06T13:32:00Z" w16du:dateUtc="2026-08-06T16:32:00Z">
        <w:r>
          <w:rPr>
            <w:b/>
            <w:color w:val="C00000"/>
          </w:rPr>
          <w:t>Key model (asymmetric — recommended).</w:t>
        </w:r>
        <w:r>
          <w:rPr>
            <w:color w:val="C00000"/>
          </w:rPr>
          <w:t xml:space="preserve"> Generate an </w:t>
        </w:r>
        <w:r>
          <w:rPr>
            <w:rFonts w:ascii="Consolas" w:hAnsi="Consolas"/>
            <w:color w:val="C00000"/>
            <w:sz w:val="20"/>
            <w:shd w:val="clear" w:color="auto" w:fill="F2F2F2"/>
          </w:rPr>
          <w:t>age</w:t>
        </w:r>
        <w:r>
          <w:rPr>
            <w:color w:val="C00000"/>
          </w:rPr>
          <w:t xml:space="preserve"> (or GPG) keypair </w:t>
        </w:r>
        <w:r>
          <w:rPr>
            <w:b/>
            <w:color w:val="C00000"/>
          </w:rPr>
          <w:t>offline</w:t>
        </w:r>
        <w:r>
          <w:rPr>
            <w:color w:val="C00000"/>
          </w:rPr>
          <w:t>:</w:t>
        </w:r>
      </w:ins>
    </w:p>
    <w:p w14:paraId="5957EE8A" w14:textId="77777777" w:rsidR="004C061A" w:rsidRDefault="004C061A" w:rsidP="004C061A">
      <w:pPr>
        <w:ind w:left="360" w:hanging="260"/>
        <w:rPr>
          <w:ins w:id="176" w:author="Fabio Palumbo" w:date="2026-08-06T13:32:00Z" w16du:dateUtc="2026-08-06T16:32:00Z"/>
        </w:rPr>
      </w:pPr>
      <w:ins w:id="177" w:author="Fabio Palumbo" w:date="2026-08-06T13:32:00Z" w16du:dateUtc="2026-08-06T16:32:00Z">
        <w:r>
          <w:t xml:space="preserve">•  </w:t>
        </w:r>
        <w:r>
          <w:rPr>
            <w:color w:val="C00000"/>
          </w:rPr>
          <w:t xml:space="preserve">The </w:t>
        </w:r>
        <w:r>
          <w:rPr>
            <w:b/>
            <w:color w:val="C00000"/>
          </w:rPr>
          <w:t>public</w:t>
        </w:r>
        <w:r>
          <w:rPr>
            <w:color w:val="C00000"/>
          </w:rPr>
          <w:t xml:space="preserve"> key encrypts on the source (Run 1). It can decrypt nothing, so exposing it is harmless.</w:t>
        </w:r>
      </w:ins>
    </w:p>
    <w:p w14:paraId="1D66F6B5" w14:textId="77777777" w:rsidR="004C061A" w:rsidRDefault="004C061A" w:rsidP="004C061A">
      <w:pPr>
        <w:ind w:left="360" w:hanging="260"/>
        <w:rPr>
          <w:ins w:id="178" w:author="Fabio Palumbo" w:date="2026-08-06T13:32:00Z" w16du:dateUtc="2026-08-06T16:32:00Z"/>
        </w:rPr>
      </w:pPr>
      <w:ins w:id="179" w:author="Fabio Palumbo" w:date="2026-08-06T13:32:00Z" w16du:dateUtc="2026-08-06T16:32:00Z">
        <w:r>
          <w:t xml:space="preserve">•  </w:t>
        </w:r>
        <w:r>
          <w:rPr>
            <w:color w:val="C00000"/>
          </w:rPr>
          <w:t xml:space="preserve">The </w:t>
        </w:r>
        <w:r>
          <w:rPr>
            <w:b/>
            <w:color w:val="C00000"/>
          </w:rPr>
          <w:t>private</w:t>
        </w:r>
        <w:r>
          <w:rPr>
            <w:color w:val="C00000"/>
          </w:rPr>
          <w:t xml:space="preserve"> key decrypts only on the destination (Run 2). It is stored as an Actions secret (</w:t>
        </w:r>
        <w:r>
          <w:rPr>
            <w:rFonts w:ascii="Consolas" w:hAnsi="Consolas"/>
            <w:color w:val="C00000"/>
            <w:sz w:val="20"/>
            <w:shd w:val="clear" w:color="auto" w:fill="F2F2F2"/>
          </w:rPr>
          <w:t>AGE_PRIVATE_KEY</w:t>
        </w:r>
        <w:r>
          <w:rPr>
            <w:color w:val="C00000"/>
          </w:rPr>
          <w:t xml:space="preserve">) used </w:t>
        </w:r>
        <w:r>
          <w:rPr>
            <w:b/>
            <w:color w:val="C00000"/>
          </w:rPr>
          <w:t>only</w:t>
        </w:r>
        <w:r>
          <w:rPr>
            <w:color w:val="C00000"/>
          </w:rPr>
          <w:t xml:space="preserve"> by Run 2, and is destroyed/rotated after cutover.</w:t>
        </w:r>
      </w:ins>
    </w:p>
    <w:p w14:paraId="121337AD" w14:textId="77777777" w:rsidR="004C061A" w:rsidRDefault="004C061A" w:rsidP="004C061A">
      <w:pPr>
        <w:ind w:left="360" w:hanging="260"/>
        <w:rPr>
          <w:ins w:id="180" w:author="Fabio Palumbo" w:date="2026-08-06T13:32:00Z" w16du:dateUtc="2026-08-06T16:32:00Z"/>
        </w:rPr>
      </w:pPr>
      <w:ins w:id="181" w:author="Fabio Palumbo" w:date="2026-08-06T13:32:00Z" w16du:dateUtc="2026-08-06T16:32:00Z">
        <w:r>
          <w:t xml:space="preserve">•  </w:t>
        </w:r>
        <w:r>
          <w:rPr>
            <w:color w:val="C00000"/>
          </w:rPr>
          <w:t>Because Run 1 never holds the private key, a compromise of the source runner cannot reveal any secret value.</w:t>
        </w:r>
      </w:ins>
    </w:p>
    <w:p w14:paraId="064BAAFD" w14:textId="77777777" w:rsidR="004C061A" w:rsidRDefault="004C061A" w:rsidP="004C061A">
      <w:pPr>
        <w:rPr>
          <w:ins w:id="182" w:author="Fabio Palumbo" w:date="2026-08-06T13:32:00Z" w16du:dateUtc="2026-08-06T16:32:00Z"/>
        </w:rPr>
      </w:pPr>
    </w:p>
    <w:p w14:paraId="1FEB55CC" w14:textId="77777777" w:rsidR="004C061A" w:rsidRDefault="004C061A" w:rsidP="004C061A">
      <w:pPr>
        <w:pStyle w:val="CodeBlock"/>
        <w:rPr>
          <w:ins w:id="183" w:author="Fabio Palumbo" w:date="2026-08-06T13:32:00Z" w16du:dateUtc="2026-08-06T16:32:00Z"/>
        </w:rPr>
      </w:pPr>
      <w:ins w:id="184" w:author="Fabio Palumbo" w:date="2026-08-06T13:32:00Z" w16du:dateUtc="2026-08-06T16:32:00Z">
        <w:r>
          <w:rPr>
            <w:color w:val="C00000"/>
          </w:rPr>
          <w:t># One-time, offline (secure workstation). Keep the identity file out of git.</w:t>
        </w:r>
      </w:ins>
    </w:p>
    <w:p w14:paraId="22473B31" w14:textId="77777777" w:rsidR="004C061A" w:rsidRDefault="004C061A" w:rsidP="004C061A">
      <w:pPr>
        <w:pStyle w:val="CodeBlock"/>
        <w:rPr>
          <w:ins w:id="185" w:author="Fabio Palumbo" w:date="2026-08-06T13:32:00Z" w16du:dateUtc="2026-08-06T16:32:00Z"/>
        </w:rPr>
      </w:pPr>
      <w:ins w:id="186" w:author="Fabio Palumbo" w:date="2026-08-06T13:32:00Z" w16du:dateUtc="2026-08-06T16:32:00Z">
        <w:r>
          <w:rPr>
            <w:color w:val="C00000"/>
          </w:rPr>
          <w:t>age-keygen -o age-identity.txt</w:t>
        </w:r>
      </w:ins>
    </w:p>
    <w:p w14:paraId="21B6969A" w14:textId="77777777" w:rsidR="004C061A" w:rsidRDefault="004C061A" w:rsidP="004C061A">
      <w:pPr>
        <w:pStyle w:val="CodeBlock"/>
        <w:rPr>
          <w:ins w:id="187" w:author="Fabio Palumbo" w:date="2026-08-06T13:32:00Z" w16du:dateUtc="2026-08-06T16:32:00Z"/>
        </w:rPr>
      </w:pPr>
      <w:ins w:id="188" w:author="Fabio Palumbo" w:date="2026-08-06T13:32:00Z" w16du:dateUtc="2026-08-06T16:32:00Z">
        <w:r>
          <w:rPr>
            <w:color w:val="C00000"/>
          </w:rPr>
          <w:t># -&gt; Public key: age1xxxxxxxxxxxxxxxxxxxxxxxxxxxxxxxxxxxxxxxxxxxxxxxxxxxxxq9d8y7</w:t>
        </w:r>
      </w:ins>
    </w:p>
    <w:p w14:paraId="74BC5694" w14:textId="77777777" w:rsidR="004C061A" w:rsidRDefault="004C061A" w:rsidP="004C061A">
      <w:pPr>
        <w:pStyle w:val="CodeBlock"/>
        <w:rPr>
          <w:ins w:id="189" w:author="Fabio Palumbo" w:date="2026-08-06T13:32:00Z" w16du:dateUtc="2026-08-06T16:32:00Z"/>
        </w:rPr>
      </w:pPr>
      <w:ins w:id="190" w:author="Fabio Palumbo" w:date="2026-08-06T13:32:00Z" w16du:dateUtc="2026-08-06T16:32:00Z">
        <w:r>
          <w:rPr>
            <w:color w:val="C00000"/>
          </w:rPr>
          <w:t># Store the public key as AGE_RECIPIENT (used by Run 1).</w:t>
        </w:r>
      </w:ins>
    </w:p>
    <w:p w14:paraId="7852544A" w14:textId="77777777" w:rsidR="004C061A" w:rsidRDefault="004C061A" w:rsidP="004C061A">
      <w:pPr>
        <w:pStyle w:val="CodeBlock"/>
        <w:rPr>
          <w:ins w:id="191" w:author="Fabio Palumbo" w:date="2026-08-06T13:32:00Z" w16du:dateUtc="2026-08-06T16:32:00Z"/>
        </w:rPr>
      </w:pPr>
      <w:ins w:id="192" w:author="Fabio Palumbo" w:date="2026-08-06T13:32:00Z" w16du:dateUtc="2026-08-06T16:32:00Z">
        <w:r>
          <w:rPr>
            <w:color w:val="C00000"/>
          </w:rPr>
          <w:t># Store the private line ("AGE-SECRET-KEY-1...") as the AGE_PRIVATE_KEY Actions secret (Run 2 only).</w:t>
        </w:r>
      </w:ins>
    </w:p>
    <w:p w14:paraId="097883B6" w14:textId="77777777" w:rsidR="004C061A" w:rsidRDefault="004C061A" w:rsidP="004C061A">
      <w:pPr>
        <w:rPr>
          <w:ins w:id="193" w:author="Fabio Palumbo" w:date="2026-08-06T13:32:00Z" w16du:dateUtc="2026-08-06T16:32:00Z"/>
        </w:rPr>
      </w:pPr>
    </w:p>
    <w:p w14:paraId="6F619516" w14:textId="77777777" w:rsidR="004C061A" w:rsidRDefault="004C061A" w:rsidP="004C061A">
      <w:pPr>
        <w:rPr>
          <w:ins w:id="194" w:author="Fabio Palumbo" w:date="2026-08-06T13:32:00Z" w16du:dateUtc="2026-08-06T16:32:00Z"/>
        </w:rPr>
      </w:pPr>
      <w:ins w:id="195" w:author="Fabio Palumbo" w:date="2026-08-06T13:32:00Z" w16du:dateUtc="2026-08-06T16:32:00Z">
        <w:r>
          <w:rPr>
            <w:b/>
            <w:color w:val="C00000"/>
          </w:rPr>
          <w:t>Run 1 — export + encrypt (on the source org).</w:t>
        </w:r>
        <w:r>
          <w:rPr>
            <w:color w:val="C00000"/>
          </w:rPr>
          <w:t xml:space="preserve"> Values are only readable inside a workflow in the source repo, so this is a temporary in-repo importer workflow (same access pattern as Proposal A, minus CyberArk). For each secret it holds the value </w:t>
        </w:r>
        <w:r>
          <w:rPr>
            <w:b/>
            <w:color w:val="C00000"/>
          </w:rPr>
          <w:t>only in memory</w:t>
        </w:r>
        <w:r>
          <w:rPr>
            <w:color w:val="C00000"/>
          </w:rPr>
          <w:t xml:space="preserve">, encrypts it to the </w:t>
        </w:r>
        <w:r>
          <w:rPr>
            <w:rFonts w:ascii="Consolas" w:hAnsi="Consolas"/>
            <w:color w:val="C00000"/>
            <w:sz w:val="20"/>
            <w:shd w:val="clear" w:color="auto" w:fill="F2F2F2"/>
          </w:rPr>
          <w:t>age</w:t>
        </w:r>
        <w:r>
          <w:rPr>
            <w:color w:val="C00000"/>
          </w:rPr>
          <w:t xml:space="preserve"> recipient, and appends the ciphertext to a bundle:</w:t>
        </w:r>
      </w:ins>
    </w:p>
    <w:p w14:paraId="0DA16122" w14:textId="77777777" w:rsidR="004C061A" w:rsidRDefault="004C061A" w:rsidP="004C061A">
      <w:pPr>
        <w:rPr>
          <w:ins w:id="196" w:author="Fabio Palumbo" w:date="2026-08-06T13:32:00Z" w16du:dateUtc="2026-08-06T16:32:00Z"/>
        </w:rPr>
      </w:pPr>
    </w:p>
    <w:p w14:paraId="03181DD0" w14:textId="77777777" w:rsidR="004C061A" w:rsidRDefault="004C061A" w:rsidP="004C061A">
      <w:pPr>
        <w:pStyle w:val="CodeBlock"/>
        <w:rPr>
          <w:ins w:id="197" w:author="Fabio Palumbo" w:date="2026-08-06T13:32:00Z" w16du:dateUtc="2026-08-06T16:32:00Z"/>
        </w:rPr>
      </w:pPr>
      <w:ins w:id="198" w:author="Fabio Palumbo" w:date="2026-08-06T13:32:00Z" w16du:dateUtc="2026-08-06T16:32:00Z">
        <w:r>
          <w:rPr>
            <w:color w:val="C00000"/>
          </w:rPr>
          <w:t># Runs inside the source repo; SECRET_VALUE arrives via ${{ secrets.&lt;NAME&gt; }} in the workflow.</w:t>
        </w:r>
      </w:ins>
    </w:p>
    <w:p w14:paraId="4F3C5A7A" w14:textId="77777777" w:rsidR="004C061A" w:rsidRDefault="004C061A" w:rsidP="004C061A">
      <w:pPr>
        <w:pStyle w:val="CodeBlock"/>
        <w:rPr>
          <w:ins w:id="199" w:author="Fabio Palumbo" w:date="2026-08-06T13:32:00Z" w16du:dateUtc="2026-08-06T16:32:00Z"/>
        </w:rPr>
      </w:pPr>
      <w:ins w:id="200" w:author="Fabio Palumbo" w:date="2026-08-06T13:32:00Z" w16du:dateUtc="2026-08-06T16:32:00Z">
        <w:r>
          <w:rPr>
            <w:color w:val="C00000"/>
          </w:rPr>
          <w:t>encrypt_secret() {</w:t>
        </w:r>
      </w:ins>
    </w:p>
    <w:p w14:paraId="5967D0B7" w14:textId="77777777" w:rsidR="004C061A" w:rsidRDefault="004C061A" w:rsidP="004C061A">
      <w:pPr>
        <w:pStyle w:val="CodeBlock"/>
        <w:rPr>
          <w:ins w:id="201" w:author="Fabio Palumbo" w:date="2026-08-06T13:32:00Z" w16du:dateUtc="2026-08-06T16:32:00Z"/>
        </w:rPr>
      </w:pPr>
      <w:ins w:id="202" w:author="Fabio Palumbo" w:date="2026-08-06T13:32:00Z" w16du:dateUtc="2026-08-06T16:32:00Z">
        <w:r>
          <w:rPr>
            <w:color w:val="C00000"/>
          </w:rPr>
          <w:t xml:space="preserve">  local scope=$1 name=$2 visibility=$3 value=$4   # value only in memory</w:t>
        </w:r>
      </w:ins>
    </w:p>
    <w:p w14:paraId="7EBED784" w14:textId="77777777" w:rsidR="004C061A" w:rsidRDefault="004C061A" w:rsidP="004C061A">
      <w:pPr>
        <w:pStyle w:val="CodeBlock"/>
        <w:rPr>
          <w:ins w:id="203" w:author="Fabio Palumbo" w:date="2026-08-06T13:32:00Z" w16du:dateUtc="2026-08-06T16:32:00Z"/>
        </w:rPr>
      </w:pPr>
      <w:ins w:id="204" w:author="Fabio Palumbo" w:date="2026-08-06T13:32:00Z" w16du:dateUtc="2026-08-06T16:32:00Z">
        <w:r>
          <w:rPr>
            <w:color w:val="C00000"/>
          </w:rPr>
          <w:t xml:space="preserve">  local ct</w:t>
        </w:r>
      </w:ins>
    </w:p>
    <w:p w14:paraId="7A5ED763" w14:textId="77777777" w:rsidR="004C061A" w:rsidRDefault="004C061A" w:rsidP="004C061A">
      <w:pPr>
        <w:pStyle w:val="CodeBlock"/>
        <w:rPr>
          <w:ins w:id="205" w:author="Fabio Palumbo" w:date="2026-08-06T13:32:00Z" w16du:dateUtc="2026-08-06T16:32:00Z"/>
        </w:rPr>
      </w:pPr>
      <w:ins w:id="206" w:author="Fabio Palumbo" w:date="2026-08-06T13:32:00Z" w16du:dateUtc="2026-08-06T16:32:00Z">
        <w:r>
          <w:rPr>
            <w:color w:val="C00000"/>
          </w:rPr>
          <w:t xml:space="preserve">  ct=$(printf '%s' "$value" | age -a -r "$AGE_RECIPIENT")   # armored ciphertext</w:t>
        </w:r>
      </w:ins>
    </w:p>
    <w:p w14:paraId="2379FBA9" w14:textId="77777777" w:rsidR="004C061A" w:rsidRDefault="004C061A" w:rsidP="004C061A">
      <w:pPr>
        <w:pStyle w:val="CodeBlock"/>
        <w:rPr>
          <w:ins w:id="207" w:author="Fabio Palumbo" w:date="2026-08-06T13:32:00Z" w16du:dateUtc="2026-08-06T16:32:00Z"/>
        </w:rPr>
      </w:pPr>
      <w:ins w:id="208" w:author="Fabio Palumbo" w:date="2026-08-06T13:32:00Z" w16du:dateUtc="2026-08-06T16:32:00Z">
        <w:r>
          <w:rPr>
            <w:color w:val="C00000"/>
          </w:rPr>
          <w:t xml:space="preserve">  jq -n --arg scope "$scope" --arg name "$name" \</w:t>
        </w:r>
      </w:ins>
    </w:p>
    <w:p w14:paraId="19B83E44" w14:textId="77777777" w:rsidR="004C061A" w:rsidRDefault="004C061A" w:rsidP="004C061A">
      <w:pPr>
        <w:pStyle w:val="CodeBlock"/>
        <w:rPr>
          <w:ins w:id="209" w:author="Fabio Palumbo" w:date="2026-08-06T13:32:00Z" w16du:dateUtc="2026-08-06T16:32:00Z"/>
        </w:rPr>
      </w:pPr>
      <w:ins w:id="210" w:author="Fabio Palumbo" w:date="2026-08-06T13:32:00Z" w16du:dateUtc="2026-08-06T16:32:00Z">
        <w:r>
          <w:rPr>
            <w:color w:val="C00000"/>
          </w:rPr>
          <w:t xml:space="preserve">        --arg visibility "$visibility" --arg ct "$ct" \</w:t>
        </w:r>
      </w:ins>
    </w:p>
    <w:p w14:paraId="4C396F33" w14:textId="77777777" w:rsidR="004C061A" w:rsidRDefault="004C061A" w:rsidP="004C061A">
      <w:pPr>
        <w:pStyle w:val="CodeBlock"/>
        <w:rPr>
          <w:ins w:id="211" w:author="Fabio Palumbo" w:date="2026-08-06T13:32:00Z" w16du:dateUtc="2026-08-06T16:32:00Z"/>
        </w:rPr>
      </w:pPr>
      <w:ins w:id="212" w:author="Fabio Palumbo" w:date="2026-08-06T13:32:00Z" w16du:dateUtc="2026-08-06T16:32:00Z">
        <w:r>
          <w:rPr>
            <w:color w:val="C00000"/>
          </w:rPr>
          <w:t xml:space="preserve">        '{scope:$scope, name:$name, visibility:$visibility, ciphertext:$ct}'</w:t>
        </w:r>
      </w:ins>
    </w:p>
    <w:p w14:paraId="526BCFB8" w14:textId="77777777" w:rsidR="004C061A" w:rsidRDefault="004C061A" w:rsidP="004C061A">
      <w:pPr>
        <w:pStyle w:val="CodeBlock"/>
        <w:rPr>
          <w:ins w:id="213" w:author="Fabio Palumbo" w:date="2026-08-06T13:32:00Z" w16du:dateUtc="2026-08-06T16:32:00Z"/>
        </w:rPr>
      </w:pPr>
      <w:ins w:id="214" w:author="Fabio Palumbo" w:date="2026-08-06T13:32:00Z" w16du:dateUtc="2026-08-06T16:32:00Z">
        <w:r>
          <w:rPr>
            <w:color w:val="C00000"/>
          </w:rPr>
          <w:t>}</w:t>
        </w:r>
      </w:ins>
    </w:p>
    <w:p w14:paraId="0D0C97AB" w14:textId="77777777" w:rsidR="004C061A" w:rsidRDefault="004C061A" w:rsidP="004C061A">
      <w:pPr>
        <w:pStyle w:val="CodeBlock"/>
        <w:rPr>
          <w:ins w:id="215" w:author="Fabio Palumbo" w:date="2026-08-06T13:32:00Z" w16du:dateUtc="2026-08-06T16:32:00Z"/>
        </w:rPr>
      </w:pPr>
    </w:p>
    <w:p w14:paraId="37233C16" w14:textId="77777777" w:rsidR="004C061A" w:rsidRDefault="004C061A" w:rsidP="004C061A">
      <w:pPr>
        <w:pStyle w:val="CodeBlock"/>
        <w:rPr>
          <w:ins w:id="216" w:author="Fabio Palumbo" w:date="2026-08-06T13:32:00Z" w16du:dateUtc="2026-08-06T16:32:00Z"/>
        </w:rPr>
      </w:pPr>
      <w:ins w:id="217" w:author="Fabio Palumbo" w:date="2026-08-06T13:32:00Z" w16du:dateUtc="2026-08-06T16:32:00Z">
        <w:r>
          <w:rPr>
            <w:color w:val="C00000"/>
          </w:rPr>
          <w:t># Build the encrypted bundle (one object per secret). No plaintext is ever written.</w:t>
        </w:r>
      </w:ins>
    </w:p>
    <w:p w14:paraId="5DC4DDF9" w14:textId="77777777" w:rsidR="004C061A" w:rsidRDefault="004C061A" w:rsidP="004C061A">
      <w:pPr>
        <w:pStyle w:val="CodeBlock"/>
        <w:rPr>
          <w:ins w:id="218" w:author="Fabio Palumbo" w:date="2026-08-06T13:32:00Z" w16du:dateUtc="2026-08-06T16:32:00Z"/>
        </w:rPr>
      </w:pPr>
      <w:ins w:id="219" w:author="Fabio Palumbo" w:date="2026-08-06T13:32:00Z" w16du:dateUtc="2026-08-06T16:32:00Z">
        <w:r>
          <w:rPr>
            <w:color w:val="C00000"/>
          </w:rPr>
          <w:t>: &gt; secrets-encrypted.jsonl</w:t>
        </w:r>
      </w:ins>
    </w:p>
    <w:p w14:paraId="64848C52" w14:textId="77777777" w:rsidR="004C061A" w:rsidRDefault="004C061A" w:rsidP="004C061A">
      <w:pPr>
        <w:pStyle w:val="CodeBlock"/>
        <w:rPr>
          <w:ins w:id="220" w:author="Fabio Palumbo" w:date="2026-08-06T13:32:00Z" w16du:dateUtc="2026-08-06T16:32:00Z"/>
        </w:rPr>
      </w:pPr>
      <w:ins w:id="221" w:author="Fabio Palumbo" w:date="2026-08-06T13:32:00Z" w16du:dateUtc="2026-08-06T16:32:00Z">
        <w:r>
          <w:rPr>
            <w:color w:val="C00000"/>
          </w:rPr>
          <w:t># ... loop over each repo/org/environment secret name, calling encrypt_secret ...</w:t>
        </w:r>
      </w:ins>
    </w:p>
    <w:p w14:paraId="4C081116" w14:textId="77777777" w:rsidR="004C061A" w:rsidRDefault="004C061A" w:rsidP="004C061A">
      <w:pPr>
        <w:pStyle w:val="CodeBlock"/>
        <w:rPr>
          <w:ins w:id="222" w:author="Fabio Palumbo" w:date="2026-08-06T13:32:00Z" w16du:dateUtc="2026-08-06T16:32:00Z"/>
        </w:rPr>
      </w:pPr>
      <w:ins w:id="223" w:author="Fabio Palumbo" w:date="2026-08-06T13:32:00Z" w16du:dateUtc="2026-08-06T16:32:00Z">
        <w:r>
          <w:rPr>
            <w:color w:val="C00000"/>
          </w:rPr>
          <w:t># echo "$(encrypt_secret repo   MY_SECRET  private "$MY_SECRET")"  &gt;&gt; secrets-encrypted.jsonl</w:t>
        </w:r>
      </w:ins>
    </w:p>
    <w:p w14:paraId="6C845706" w14:textId="77777777" w:rsidR="004C061A" w:rsidRDefault="004C061A" w:rsidP="004C061A">
      <w:pPr>
        <w:rPr>
          <w:ins w:id="224" w:author="Fabio Palumbo" w:date="2026-08-06T13:32:00Z" w16du:dateUtc="2026-08-06T16:32:00Z"/>
        </w:rPr>
      </w:pPr>
    </w:p>
    <w:p w14:paraId="2C0B7FCF" w14:textId="77777777" w:rsidR="004C061A" w:rsidRDefault="004C061A" w:rsidP="004C061A">
      <w:pPr>
        <w:rPr>
          <w:ins w:id="225" w:author="Fabio Palumbo" w:date="2026-08-06T13:32:00Z" w16du:dateUtc="2026-08-06T16:32:00Z"/>
        </w:rPr>
      </w:pPr>
      <w:ins w:id="226" w:author="Fabio Palumbo" w:date="2026-08-06T13:32:00Z" w16du:dateUtc="2026-08-06T16:32:00Z">
        <w:r>
          <w:rPr>
            <w:color w:val="C00000"/>
          </w:rPr>
          <w:t xml:space="preserve">Upload </w:t>
        </w:r>
        <w:r>
          <w:rPr>
            <w:rFonts w:ascii="Consolas" w:hAnsi="Consolas"/>
            <w:color w:val="C00000"/>
            <w:sz w:val="20"/>
            <w:shd w:val="clear" w:color="auto" w:fill="F2F2F2"/>
          </w:rPr>
          <w:t>secrets-encrypted.jsonl</w:t>
        </w:r>
        <w:r>
          <w:rPr>
            <w:color w:val="C00000"/>
          </w:rPr>
          <w:t xml:space="preserve"> as the </w:t>
        </w:r>
        <w:r>
          <w:rPr>
            <w:b/>
            <w:color w:val="C00000"/>
          </w:rPr>
          <w:t>only</w:t>
        </w:r>
        <w:r>
          <w:rPr>
            <w:color w:val="C00000"/>
          </w:rPr>
          <w:t xml:space="preserve"> artifact. It contains ciphertext + names/scopes — safe to store and transfer.</w:t>
        </w:r>
      </w:ins>
    </w:p>
    <w:p w14:paraId="50330123" w14:textId="77777777" w:rsidR="004C061A" w:rsidRDefault="004C061A" w:rsidP="004C061A">
      <w:pPr>
        <w:rPr>
          <w:ins w:id="227" w:author="Fabio Palumbo" w:date="2026-08-06T13:32:00Z" w16du:dateUtc="2026-08-06T16:32:00Z"/>
        </w:rPr>
      </w:pPr>
    </w:p>
    <w:p w14:paraId="4FBF8CDB" w14:textId="77777777" w:rsidR="004C061A" w:rsidRDefault="004C061A" w:rsidP="004C061A">
      <w:pPr>
        <w:rPr>
          <w:ins w:id="228" w:author="Fabio Palumbo" w:date="2026-08-06T13:32:00Z" w16du:dateUtc="2026-08-06T16:32:00Z"/>
        </w:rPr>
      </w:pPr>
      <w:ins w:id="229" w:author="Fabio Palumbo" w:date="2026-08-06T13:32:00Z" w16du:dateUtc="2026-08-06T16:32:00Z">
        <w:r>
          <w:rPr>
            <w:b/>
            <w:color w:val="C00000"/>
          </w:rPr>
          <w:t>Transfer.</w:t>
        </w:r>
        <w:r>
          <w:rPr>
            <w:color w:val="C00000"/>
          </w:rPr>
          <w:t xml:space="preserve"> Move the encrypted bundle to the destination context — download the Run 1 artifact and hand it to Run 2 (or drop it in a short-retention blob). No decryption happens in transit.</w:t>
        </w:r>
      </w:ins>
    </w:p>
    <w:p w14:paraId="028B920B" w14:textId="77777777" w:rsidR="004C061A" w:rsidRDefault="004C061A" w:rsidP="004C061A">
      <w:pPr>
        <w:rPr>
          <w:ins w:id="230" w:author="Fabio Palumbo" w:date="2026-08-06T13:32:00Z" w16du:dateUtc="2026-08-06T16:32:00Z"/>
        </w:rPr>
      </w:pPr>
    </w:p>
    <w:p w14:paraId="3F6E535D" w14:textId="77777777" w:rsidR="004C061A" w:rsidRDefault="004C061A" w:rsidP="004C061A">
      <w:pPr>
        <w:rPr>
          <w:ins w:id="231" w:author="Fabio Palumbo" w:date="2026-08-06T13:32:00Z" w16du:dateUtc="2026-08-06T16:32:00Z"/>
        </w:rPr>
      </w:pPr>
      <w:ins w:id="232" w:author="Fabio Palumbo" w:date="2026-08-06T13:32:00Z" w16du:dateUtc="2026-08-06T16:32:00Z">
        <w:r>
          <w:rPr>
            <w:b/>
            <w:color w:val="C00000"/>
          </w:rPr>
          <w:t>Run 2 — decrypt + restore (on the destination org).</w:t>
        </w:r>
        <w:r>
          <w:rPr>
            <w:color w:val="C00000"/>
          </w:rPr>
          <w:t xml:space="preserve"> Uses the </w:t>
        </w:r>
        <w:r>
          <w:rPr>
            <w:rFonts w:ascii="Consolas" w:hAnsi="Consolas"/>
            <w:color w:val="C00000"/>
            <w:sz w:val="20"/>
            <w:shd w:val="clear" w:color="auto" w:fill="F2F2F2"/>
          </w:rPr>
          <w:t>AGE_PRIVATE_KEY</w:t>
        </w:r>
        <w:r>
          <w:rPr>
            <w:color w:val="C00000"/>
          </w:rPr>
          <w:t xml:space="preserve"> (this run only) to decrypt each value </w:t>
        </w:r>
        <w:r>
          <w:rPr>
            <w:b/>
            <w:color w:val="C00000"/>
          </w:rPr>
          <w:t>in memory</w:t>
        </w:r>
        <w:r>
          <w:rPr>
            <w:color w:val="C00000"/>
          </w:rPr>
          <w:t xml:space="preserve">, then sets it on the destination. Note GitHub's own requirement: setting a secret always libsodium-seals the value against the target's public key — </w:t>
        </w:r>
        <w:r>
          <w:rPr>
            <w:rFonts w:ascii="Consolas" w:hAnsi="Consolas"/>
            <w:color w:val="C00000"/>
            <w:sz w:val="20"/>
            <w:shd w:val="clear" w:color="auto" w:fill="F2F2F2"/>
          </w:rPr>
          <w:t>gh secret set</w:t>
        </w:r>
        <w:r>
          <w:rPr>
            <w:color w:val="C00000"/>
          </w:rPr>
          <w:t xml:space="preserve"> does that sealing automatically, so we only decrypt then hand off the plaintext on stdin:</w:t>
        </w:r>
      </w:ins>
    </w:p>
    <w:p w14:paraId="0680E671" w14:textId="77777777" w:rsidR="004C061A" w:rsidRDefault="004C061A" w:rsidP="004C061A">
      <w:pPr>
        <w:rPr>
          <w:ins w:id="233" w:author="Fabio Palumbo" w:date="2026-08-06T13:32:00Z" w16du:dateUtc="2026-08-06T16:32:00Z"/>
        </w:rPr>
      </w:pPr>
    </w:p>
    <w:p w14:paraId="1A152464" w14:textId="77777777" w:rsidR="004C061A" w:rsidRDefault="004C061A" w:rsidP="004C061A">
      <w:pPr>
        <w:pStyle w:val="CodeBlock"/>
        <w:rPr>
          <w:ins w:id="234" w:author="Fabio Palumbo" w:date="2026-08-06T13:32:00Z" w16du:dateUtc="2026-08-06T16:32:00Z"/>
        </w:rPr>
      </w:pPr>
      <w:ins w:id="235" w:author="Fabio Palumbo" w:date="2026-08-06T13:32:00Z" w16du:dateUtc="2026-08-06T16:32:00Z">
        <w:r>
          <w:rPr>
            <w:color w:val="C00000"/>
          </w:rPr>
          <w:t># AGE_PRIVATE_KEY is provided as an Actions secret; write it to a memory-backed path only.</w:t>
        </w:r>
      </w:ins>
    </w:p>
    <w:p w14:paraId="3821D1AB" w14:textId="77777777" w:rsidR="004C061A" w:rsidRDefault="004C061A" w:rsidP="004C061A">
      <w:pPr>
        <w:pStyle w:val="CodeBlock"/>
        <w:rPr>
          <w:ins w:id="236" w:author="Fabio Palumbo" w:date="2026-08-06T13:32:00Z" w16du:dateUtc="2026-08-06T16:32:00Z"/>
        </w:rPr>
      </w:pPr>
      <w:ins w:id="237" w:author="Fabio Palumbo" w:date="2026-08-06T13:32:00Z" w16du:dateUtc="2026-08-06T16:32:00Z">
        <w:r>
          <w:rPr>
            <w:color w:val="C00000"/>
          </w:rPr>
          <w:t>umask 077</w:t>
        </w:r>
      </w:ins>
    </w:p>
    <w:p w14:paraId="04754F96" w14:textId="77777777" w:rsidR="004C061A" w:rsidRDefault="004C061A" w:rsidP="004C061A">
      <w:pPr>
        <w:pStyle w:val="CodeBlock"/>
        <w:rPr>
          <w:ins w:id="238" w:author="Fabio Palumbo" w:date="2026-08-06T13:32:00Z" w16du:dateUtc="2026-08-06T16:32:00Z"/>
        </w:rPr>
      </w:pPr>
      <w:ins w:id="239" w:author="Fabio Palumbo" w:date="2026-08-06T13:32:00Z" w16du:dateUtc="2026-08-06T16:32:00Z">
        <w:r>
          <w:rPr>
            <w:color w:val="C00000"/>
          </w:rPr>
          <w:t>printf '%s' "$AGE_PRIVATE_KEY" &gt; /dev/shm/age-identity.txt</w:t>
        </w:r>
      </w:ins>
    </w:p>
    <w:p w14:paraId="237AE564" w14:textId="77777777" w:rsidR="004C061A" w:rsidRDefault="004C061A" w:rsidP="004C061A">
      <w:pPr>
        <w:pStyle w:val="CodeBlock"/>
        <w:rPr>
          <w:ins w:id="240" w:author="Fabio Palumbo" w:date="2026-08-06T13:32:00Z" w16du:dateUtc="2026-08-06T16:32:00Z"/>
        </w:rPr>
      </w:pPr>
    </w:p>
    <w:p w14:paraId="3CBEF423" w14:textId="77777777" w:rsidR="004C061A" w:rsidRDefault="004C061A" w:rsidP="004C061A">
      <w:pPr>
        <w:pStyle w:val="CodeBlock"/>
        <w:rPr>
          <w:ins w:id="241" w:author="Fabio Palumbo" w:date="2026-08-06T13:32:00Z" w16du:dateUtc="2026-08-06T16:32:00Z"/>
        </w:rPr>
      </w:pPr>
      <w:ins w:id="242" w:author="Fabio Palumbo" w:date="2026-08-06T13:32:00Z" w16du:dateUtc="2026-08-06T16:32:00Z">
        <w:r>
          <w:rPr>
            <w:color w:val="C00000"/>
          </w:rPr>
          <w:t>while IFS= read -r row; do</w:t>
        </w:r>
      </w:ins>
    </w:p>
    <w:p w14:paraId="04A8AF25" w14:textId="77777777" w:rsidR="004C061A" w:rsidRDefault="004C061A" w:rsidP="004C061A">
      <w:pPr>
        <w:pStyle w:val="CodeBlock"/>
        <w:rPr>
          <w:ins w:id="243" w:author="Fabio Palumbo" w:date="2026-08-06T13:32:00Z" w16du:dateUtc="2026-08-06T16:32:00Z"/>
        </w:rPr>
      </w:pPr>
      <w:ins w:id="244" w:author="Fabio Palumbo" w:date="2026-08-06T13:32:00Z" w16du:dateUtc="2026-08-06T16:32:00Z">
        <w:r>
          <w:rPr>
            <w:color w:val="C00000"/>
          </w:rPr>
          <w:t xml:space="preserve">  scope=$(jq -r .scope       &lt;&lt;&lt;"$row")</w:t>
        </w:r>
      </w:ins>
    </w:p>
    <w:p w14:paraId="5653DC68" w14:textId="77777777" w:rsidR="004C061A" w:rsidRDefault="004C061A" w:rsidP="004C061A">
      <w:pPr>
        <w:pStyle w:val="CodeBlock"/>
        <w:rPr>
          <w:ins w:id="245" w:author="Fabio Palumbo" w:date="2026-08-06T13:32:00Z" w16du:dateUtc="2026-08-06T16:32:00Z"/>
        </w:rPr>
      </w:pPr>
      <w:ins w:id="246" w:author="Fabio Palumbo" w:date="2026-08-06T13:32:00Z" w16du:dateUtc="2026-08-06T16:32:00Z">
        <w:r>
          <w:rPr>
            <w:color w:val="C00000"/>
          </w:rPr>
          <w:t xml:space="preserve">  name=$(jq -r .name         &lt;&lt;&lt;"$row")</w:t>
        </w:r>
      </w:ins>
    </w:p>
    <w:p w14:paraId="6A3B63EF" w14:textId="77777777" w:rsidR="004C061A" w:rsidRDefault="004C061A" w:rsidP="004C061A">
      <w:pPr>
        <w:pStyle w:val="CodeBlock"/>
        <w:rPr>
          <w:ins w:id="247" w:author="Fabio Palumbo" w:date="2026-08-06T13:32:00Z" w16du:dateUtc="2026-08-06T16:32:00Z"/>
        </w:rPr>
      </w:pPr>
      <w:ins w:id="248" w:author="Fabio Palumbo" w:date="2026-08-06T13:32:00Z" w16du:dateUtc="2026-08-06T16:32:00Z">
        <w:r>
          <w:rPr>
            <w:color w:val="C00000"/>
          </w:rPr>
          <w:t xml:space="preserve">  visibility=$(jq -r .visibility &lt;&lt;&lt;"$row")</w:t>
        </w:r>
      </w:ins>
    </w:p>
    <w:p w14:paraId="0375C615" w14:textId="77777777" w:rsidR="004C061A" w:rsidRDefault="004C061A" w:rsidP="004C061A">
      <w:pPr>
        <w:pStyle w:val="CodeBlock"/>
        <w:rPr>
          <w:ins w:id="249" w:author="Fabio Palumbo" w:date="2026-08-06T13:32:00Z" w16du:dateUtc="2026-08-06T16:32:00Z"/>
        </w:rPr>
      </w:pPr>
      <w:ins w:id="250" w:author="Fabio Palumbo" w:date="2026-08-06T13:32:00Z" w16du:dateUtc="2026-08-06T16:32:00Z">
        <w:r>
          <w:rPr>
            <w:color w:val="C00000"/>
          </w:rPr>
          <w:t xml:space="preserve">  # Decrypt to plaintext in memory, pipe straight into gh (which re-seals for the target).</w:t>
        </w:r>
      </w:ins>
    </w:p>
    <w:p w14:paraId="583CC993" w14:textId="77777777" w:rsidR="004C061A" w:rsidRDefault="004C061A" w:rsidP="004C061A">
      <w:pPr>
        <w:pStyle w:val="CodeBlock"/>
        <w:rPr>
          <w:ins w:id="251" w:author="Fabio Palumbo" w:date="2026-08-06T13:32:00Z" w16du:dateUtc="2026-08-06T16:32:00Z"/>
        </w:rPr>
      </w:pPr>
      <w:ins w:id="252" w:author="Fabio Palumbo" w:date="2026-08-06T13:32:00Z" w16du:dateUtc="2026-08-06T16:32:00Z">
        <w:r>
          <w:rPr>
            <w:color w:val="C00000"/>
          </w:rPr>
          <w:t xml:space="preserve">  plaintext=$(jq -r .ciphertext &lt;&lt;&lt;"$row" | age -d -i /dev/shm/age-identity.txt)</w:t>
        </w:r>
      </w:ins>
    </w:p>
    <w:p w14:paraId="2F0E0437" w14:textId="77777777" w:rsidR="004C061A" w:rsidRDefault="004C061A" w:rsidP="004C061A">
      <w:pPr>
        <w:pStyle w:val="CodeBlock"/>
        <w:rPr>
          <w:ins w:id="253" w:author="Fabio Palumbo" w:date="2026-08-06T13:32:00Z" w16du:dateUtc="2026-08-06T16:32:00Z"/>
        </w:rPr>
      </w:pPr>
    </w:p>
    <w:p w14:paraId="47C47677" w14:textId="77777777" w:rsidR="004C061A" w:rsidRDefault="004C061A" w:rsidP="004C061A">
      <w:pPr>
        <w:pStyle w:val="CodeBlock"/>
        <w:rPr>
          <w:ins w:id="254" w:author="Fabio Palumbo" w:date="2026-08-06T13:32:00Z" w16du:dateUtc="2026-08-06T16:32:00Z"/>
        </w:rPr>
      </w:pPr>
      <w:ins w:id="255" w:author="Fabio Palumbo" w:date="2026-08-06T13:32:00Z" w16du:dateUtc="2026-08-06T16:32:00Z">
        <w:r>
          <w:rPr>
            <w:color w:val="C00000"/>
          </w:rPr>
          <w:t xml:space="preserve">  case "$scope" in</w:t>
        </w:r>
      </w:ins>
    </w:p>
    <w:p w14:paraId="57018DD1" w14:textId="77777777" w:rsidR="004C061A" w:rsidRDefault="004C061A" w:rsidP="004C061A">
      <w:pPr>
        <w:pStyle w:val="CodeBlock"/>
        <w:rPr>
          <w:ins w:id="256" w:author="Fabio Palumbo" w:date="2026-08-06T13:32:00Z" w16du:dateUtc="2026-08-06T16:32:00Z"/>
        </w:rPr>
      </w:pPr>
      <w:ins w:id="257" w:author="Fabio Palumbo" w:date="2026-08-06T13:32:00Z" w16du:dateUtc="2026-08-06T16:32:00Z">
        <w:r>
          <w:rPr>
            <w:color w:val="C00000"/>
          </w:rPr>
          <w:t xml:space="preserve">    org)  printf '%s' "$plaintext" | gh secret set "$name" --org  "&lt;DESTINATION_ORG&gt;" --visibility "$visibility" --body - ;;</w:t>
        </w:r>
      </w:ins>
    </w:p>
    <w:p w14:paraId="71AA7BEA" w14:textId="77777777" w:rsidR="004C061A" w:rsidRDefault="004C061A" w:rsidP="004C061A">
      <w:pPr>
        <w:pStyle w:val="CodeBlock"/>
        <w:rPr>
          <w:ins w:id="258" w:author="Fabio Palumbo" w:date="2026-08-06T13:32:00Z" w16du:dateUtc="2026-08-06T16:32:00Z"/>
        </w:rPr>
      </w:pPr>
      <w:ins w:id="259" w:author="Fabio Palumbo" w:date="2026-08-06T13:32:00Z" w16du:dateUtc="2026-08-06T16:32:00Z">
        <w:r>
          <w:rPr>
            <w:color w:val="C00000"/>
          </w:rPr>
          <w:t xml:space="preserve">    repo) printf '%s' "$plaintext" | gh secret set "$name" --repo "&lt;DESTINATION_ORG&gt;/&lt;repo&gt;" --body - ;;</w:t>
        </w:r>
      </w:ins>
    </w:p>
    <w:p w14:paraId="3460BCEA" w14:textId="77777777" w:rsidR="004C061A" w:rsidRDefault="004C061A" w:rsidP="004C061A">
      <w:pPr>
        <w:pStyle w:val="CodeBlock"/>
        <w:rPr>
          <w:ins w:id="260" w:author="Fabio Palumbo" w:date="2026-08-06T13:32:00Z" w16du:dateUtc="2026-08-06T16:32:00Z"/>
        </w:rPr>
      </w:pPr>
      <w:ins w:id="261" w:author="Fabio Palumbo" w:date="2026-08-06T13:32:00Z" w16du:dateUtc="2026-08-06T16:32:00Z">
        <w:r>
          <w:rPr>
            <w:color w:val="C00000"/>
          </w:rPr>
          <w:t xml:space="preserve">    env)  printf '%s' "$plaintext" | gh secret set "$name" --repo "&lt;DESTINATION_ORG&gt;/&lt;repo&gt;" --env "&lt;environment&gt;" --body - ;;</w:t>
        </w:r>
      </w:ins>
    </w:p>
    <w:p w14:paraId="7E3C2F0D" w14:textId="77777777" w:rsidR="004C061A" w:rsidRDefault="004C061A" w:rsidP="004C061A">
      <w:pPr>
        <w:pStyle w:val="CodeBlock"/>
        <w:rPr>
          <w:ins w:id="262" w:author="Fabio Palumbo" w:date="2026-08-06T13:32:00Z" w16du:dateUtc="2026-08-06T16:32:00Z"/>
        </w:rPr>
      </w:pPr>
      <w:ins w:id="263" w:author="Fabio Palumbo" w:date="2026-08-06T13:32:00Z" w16du:dateUtc="2026-08-06T16:32:00Z">
        <w:r>
          <w:rPr>
            <w:color w:val="C00000"/>
          </w:rPr>
          <w:t xml:space="preserve">  esac</w:t>
        </w:r>
      </w:ins>
    </w:p>
    <w:p w14:paraId="65E601F4" w14:textId="77777777" w:rsidR="004C061A" w:rsidRDefault="004C061A" w:rsidP="004C061A">
      <w:pPr>
        <w:pStyle w:val="CodeBlock"/>
        <w:rPr>
          <w:ins w:id="264" w:author="Fabio Palumbo" w:date="2026-08-06T13:32:00Z" w16du:dateUtc="2026-08-06T16:32:00Z"/>
        </w:rPr>
      </w:pPr>
      <w:ins w:id="265" w:author="Fabio Palumbo" w:date="2026-08-06T13:32:00Z" w16du:dateUtc="2026-08-06T16:32:00Z">
        <w:r>
          <w:rPr>
            <w:color w:val="C00000"/>
          </w:rPr>
          <w:t xml:space="preserve">  unset plaintext</w:t>
        </w:r>
      </w:ins>
    </w:p>
    <w:p w14:paraId="43E5CDC6" w14:textId="77777777" w:rsidR="004C061A" w:rsidRDefault="004C061A" w:rsidP="004C061A">
      <w:pPr>
        <w:pStyle w:val="CodeBlock"/>
        <w:rPr>
          <w:ins w:id="266" w:author="Fabio Palumbo" w:date="2026-08-06T13:32:00Z" w16du:dateUtc="2026-08-06T16:32:00Z"/>
        </w:rPr>
      </w:pPr>
      <w:ins w:id="267" w:author="Fabio Palumbo" w:date="2026-08-06T13:32:00Z" w16du:dateUtc="2026-08-06T16:32:00Z">
        <w:r>
          <w:rPr>
            <w:color w:val="C00000"/>
          </w:rPr>
          <w:t>done &lt; secrets-encrypted.jsonl</w:t>
        </w:r>
      </w:ins>
    </w:p>
    <w:p w14:paraId="6214007E" w14:textId="77777777" w:rsidR="004C061A" w:rsidRDefault="004C061A" w:rsidP="004C061A">
      <w:pPr>
        <w:pStyle w:val="CodeBlock"/>
        <w:rPr>
          <w:ins w:id="268" w:author="Fabio Palumbo" w:date="2026-08-06T13:32:00Z" w16du:dateUtc="2026-08-06T16:32:00Z"/>
        </w:rPr>
      </w:pPr>
    </w:p>
    <w:p w14:paraId="3463BA44" w14:textId="77777777" w:rsidR="004C061A" w:rsidRDefault="004C061A" w:rsidP="004C061A">
      <w:pPr>
        <w:pStyle w:val="CodeBlock"/>
        <w:rPr>
          <w:ins w:id="269" w:author="Fabio Palumbo" w:date="2026-08-06T13:32:00Z" w16du:dateUtc="2026-08-06T16:32:00Z"/>
        </w:rPr>
      </w:pPr>
      <w:ins w:id="270" w:author="Fabio Palumbo" w:date="2026-08-06T13:32:00Z" w16du:dateUtc="2026-08-06T16:32:00Z">
        <w:r>
          <w:rPr>
            <w:color w:val="C00000"/>
          </w:rPr>
          <w:t>shred -u /dev/shm/age-identity.txt   # destroy the private key material on the runner</w:t>
        </w:r>
      </w:ins>
    </w:p>
    <w:p w14:paraId="70ED8A08" w14:textId="77777777" w:rsidR="004C061A" w:rsidRDefault="004C061A" w:rsidP="004C061A">
      <w:pPr>
        <w:rPr>
          <w:ins w:id="271" w:author="Fabio Palumbo" w:date="2026-08-06T13:32:00Z" w16du:dateUtc="2026-08-06T16:32:00Z"/>
        </w:rPr>
      </w:pPr>
    </w:p>
    <w:p w14:paraId="63D5521C" w14:textId="77777777" w:rsidR="004C061A" w:rsidRDefault="004C061A" w:rsidP="004C061A">
      <w:pPr>
        <w:rPr>
          <w:ins w:id="272" w:author="Fabio Palumbo" w:date="2026-08-06T13:32:00Z" w16du:dateUtc="2026-08-06T16:32:00Z"/>
        </w:rPr>
      </w:pPr>
      <w:ins w:id="273" w:author="Fabio Palumbo" w:date="2026-08-06T13:32:00Z" w16du:dateUtc="2026-08-06T16:32:00Z">
        <w:r>
          <w:rPr>
            <w:b/>
            <w:color w:val="C00000"/>
          </w:rPr>
          <w:t>Guardrails:</w:t>
        </w:r>
      </w:ins>
    </w:p>
    <w:p w14:paraId="09BBEA18" w14:textId="77777777" w:rsidR="004C061A" w:rsidRDefault="004C061A" w:rsidP="004C061A">
      <w:pPr>
        <w:ind w:left="360" w:hanging="260"/>
        <w:rPr>
          <w:ins w:id="274" w:author="Fabio Palumbo" w:date="2026-08-06T13:32:00Z" w16du:dateUtc="2026-08-06T16:32:00Z"/>
        </w:rPr>
      </w:pPr>
      <w:ins w:id="275" w:author="Fabio Palumbo" w:date="2026-08-06T13:32:00Z" w16du:dateUtc="2026-08-06T16:32:00Z">
        <w:r>
          <w:t xml:space="preserve">•  </w:t>
        </w:r>
        <w:r>
          <w:rPr>
            <w:b/>
            <w:color w:val="C00000"/>
          </w:rPr>
          <w:t>Never</w:t>
        </w:r>
        <w:r>
          <w:rPr>
            <w:color w:val="C00000"/>
          </w:rPr>
          <w:t xml:space="preserve"> write plaintext or the private key to disk on a normal filesystem; use </w:t>
        </w:r>
        <w:r>
          <w:rPr>
            <w:rFonts w:ascii="Consolas" w:hAnsi="Consolas"/>
            <w:color w:val="C00000"/>
            <w:sz w:val="20"/>
            <w:shd w:val="clear" w:color="auto" w:fill="F2F2F2"/>
          </w:rPr>
          <w:t>/dev/shm</w:t>
        </w:r>
        <w:r>
          <w:rPr>
            <w:color w:val="C00000"/>
          </w:rPr>
          <w:t xml:space="preserve"> (memory) and </w:t>
        </w:r>
        <w:r>
          <w:rPr>
            <w:rFonts w:ascii="Consolas" w:hAnsi="Consolas"/>
            <w:color w:val="C00000"/>
            <w:sz w:val="20"/>
            <w:shd w:val="clear" w:color="auto" w:fill="F2F2F2"/>
          </w:rPr>
          <w:t>shred</w:t>
        </w:r>
        <w:r>
          <w:rPr>
            <w:color w:val="C00000"/>
          </w:rPr>
          <w:t xml:space="preserve"> after. Keep </w:t>
        </w:r>
        <w:r>
          <w:rPr>
            <w:rFonts w:ascii="Consolas" w:hAnsi="Consolas"/>
            <w:color w:val="C00000"/>
            <w:sz w:val="20"/>
            <w:shd w:val="clear" w:color="auto" w:fill="F2F2F2"/>
          </w:rPr>
          <w:t>set +x</w:t>
        </w:r>
        <w:r>
          <w:rPr>
            <w:color w:val="C00000"/>
          </w:rPr>
          <w:t xml:space="preserve"> around secret-handling steps so values are not echoed to logs.</w:t>
        </w:r>
      </w:ins>
    </w:p>
    <w:p w14:paraId="0910601B" w14:textId="77777777" w:rsidR="004C061A" w:rsidRDefault="004C061A" w:rsidP="004C061A">
      <w:pPr>
        <w:ind w:left="360" w:hanging="260"/>
        <w:rPr>
          <w:ins w:id="276" w:author="Fabio Palumbo" w:date="2026-08-06T13:32:00Z" w16du:dateUtc="2026-08-06T16:32:00Z"/>
        </w:rPr>
      </w:pPr>
      <w:ins w:id="277" w:author="Fabio Palumbo" w:date="2026-08-06T13:32:00Z" w16du:dateUtc="2026-08-06T16:32:00Z">
        <w:r>
          <w:t xml:space="preserve">•  </w:t>
        </w:r>
        <w:r>
          <w:rPr>
            <w:color w:val="C00000"/>
          </w:rPr>
          <w:t xml:space="preserve">Log </w:t>
        </w:r>
        <w:r>
          <w:rPr>
            <w:b/>
            <w:color w:val="C00000"/>
          </w:rPr>
          <w:t>names/scopes only</w:t>
        </w:r>
        <w:r>
          <w:rPr>
            <w:color w:val="C00000"/>
          </w:rPr>
          <w:t xml:space="preserve"> — never values. Ciphertext bundle retention: short (delete after Run 2 confirms).</w:t>
        </w:r>
      </w:ins>
    </w:p>
    <w:p w14:paraId="5443A6ED" w14:textId="77777777" w:rsidR="004C061A" w:rsidRDefault="004C061A" w:rsidP="004C061A">
      <w:pPr>
        <w:ind w:left="360" w:hanging="260"/>
        <w:rPr>
          <w:ins w:id="278" w:author="Fabio Palumbo" w:date="2026-08-06T13:32:00Z" w16du:dateUtc="2026-08-06T16:32:00Z"/>
        </w:rPr>
      </w:pPr>
      <w:ins w:id="279" w:author="Fabio Palumbo" w:date="2026-08-06T13:32:00Z" w16du:dateUtc="2026-08-06T16:32:00Z">
        <w:r>
          <w:t xml:space="preserve">•  </w:t>
        </w:r>
        <w:r>
          <w:rPr>
            <w:color w:val="C00000"/>
          </w:rPr>
          <w:t xml:space="preserve">Rotate/destroy the </w:t>
        </w:r>
        <w:r>
          <w:rPr>
            <w:rFonts w:ascii="Consolas" w:hAnsi="Consolas"/>
            <w:color w:val="C00000"/>
            <w:sz w:val="20"/>
            <w:shd w:val="clear" w:color="auto" w:fill="F2F2F2"/>
          </w:rPr>
          <w:t>age</w:t>
        </w:r>
        <w:r>
          <w:rPr>
            <w:color w:val="C00000"/>
          </w:rPr>
          <w:t xml:space="preserve"> keypair after cutover; the </w:t>
        </w:r>
        <w:r>
          <w:rPr>
            <w:rFonts w:ascii="Consolas" w:hAnsi="Consolas"/>
            <w:color w:val="C00000"/>
            <w:sz w:val="20"/>
            <w:shd w:val="clear" w:color="auto" w:fill="F2F2F2"/>
          </w:rPr>
          <w:t>AGE_PRIVATE_KEY</w:t>
        </w:r>
        <w:r>
          <w:rPr>
            <w:color w:val="C00000"/>
          </w:rPr>
          <w:t xml:space="preserve"> secret is scoped to Run 2 and removed afterward.</w:t>
        </w:r>
      </w:ins>
    </w:p>
    <w:p w14:paraId="4267B800" w14:textId="77777777" w:rsidR="004C061A" w:rsidRDefault="004C061A" w:rsidP="004C061A">
      <w:pPr>
        <w:ind w:left="360" w:hanging="260"/>
        <w:rPr>
          <w:ins w:id="280" w:author="Fabio Palumbo" w:date="2026-08-06T13:32:00Z" w16du:dateUtc="2026-08-06T16:32:00Z"/>
        </w:rPr>
      </w:pPr>
      <w:ins w:id="281" w:author="Fabio Palumbo" w:date="2026-08-06T13:32:00Z" w16du:dateUtc="2026-08-06T16:32:00Z">
        <w:r>
          <w:t xml:space="preserve">•  </w:t>
        </w:r>
        <w:r>
          <w:rPr>
            <w:color w:val="C00000"/>
          </w:rPr>
          <w:t>Symmetric passphrase (</w:t>
        </w:r>
        <w:r>
          <w:rPr>
            <w:rFonts w:ascii="Consolas" w:hAnsi="Consolas"/>
            <w:color w:val="C00000"/>
            <w:sz w:val="20"/>
            <w:shd w:val="clear" w:color="auto" w:fill="F2F2F2"/>
          </w:rPr>
          <w:t>age -p</w:t>
        </w:r>
        <w:r>
          <w:rPr>
            <w:color w:val="C00000"/>
          </w:rPr>
          <w:t xml:space="preserve"> / </w:t>
        </w:r>
        <w:r>
          <w:rPr>
            <w:rFonts w:ascii="Consolas" w:hAnsi="Consolas"/>
            <w:color w:val="C00000"/>
            <w:sz w:val="20"/>
            <w:shd w:val="clear" w:color="auto" w:fill="F2F2F2"/>
          </w:rPr>
          <w:t>openssl enc -aes-256-gcm</w:t>
        </w:r>
        <w:r>
          <w:rPr>
            <w:color w:val="C00000"/>
          </w:rPr>
          <w:t xml:space="preserve">) is a fallback, but then the </w:t>
        </w:r>
        <w:r>
          <w:rPr>
            <w:b/>
            <w:color w:val="C00000"/>
          </w:rPr>
          <w:t>same</w:t>
        </w:r>
        <w:r>
          <w:rPr>
            <w:color w:val="C00000"/>
          </w:rPr>
          <w:t xml:space="preserve"> key exists in both runs — prefer the asymmetric keypair above.</w:t>
        </w:r>
      </w:ins>
    </w:p>
    <w:p w14:paraId="200AB30A" w14:textId="77777777" w:rsidR="004C061A" w:rsidRDefault="004C061A" w:rsidP="004C061A">
      <w:pPr>
        <w:rPr>
          <w:ins w:id="282" w:author="Fabio Palumbo" w:date="2026-08-06T13:32:00Z" w16du:dateUtc="2026-08-06T16:32:00Z"/>
        </w:rPr>
      </w:pPr>
    </w:p>
    <w:p w14:paraId="558354B5" w14:textId="77777777" w:rsidR="004C061A" w:rsidRDefault="004C061A" w:rsidP="004C061A">
      <w:pPr>
        <w:rPr>
          <w:ins w:id="283" w:author="Fabio Palumbo" w:date="2026-08-06T13:32:00Z" w16du:dateUtc="2026-08-06T16:32:00Z"/>
        </w:rPr>
      </w:pPr>
      <w:ins w:id="284" w:author="Fabio Palumbo" w:date="2026-08-06T13:32:00Z" w16du:dateUtc="2026-08-06T16:32:00Z">
        <w:r>
          <w:rPr>
            <w:b/>
            <w:color w:val="C00000"/>
          </w:rPr>
          <w:t>Verification</w:t>
        </w:r>
        <w:r>
          <w:rPr>
            <w:color w:val="C00000"/>
          </w:rPr>
          <w:t xml:space="preserve"> (identical to Proposal A — names/scopes only, values opaque):</w:t>
        </w:r>
      </w:ins>
    </w:p>
    <w:p w14:paraId="2A5587EF" w14:textId="77777777" w:rsidR="004C061A" w:rsidRDefault="004C061A" w:rsidP="004C061A">
      <w:pPr>
        <w:pStyle w:val="CodeBlock"/>
        <w:rPr>
          <w:ins w:id="285" w:author="Fabio Palumbo" w:date="2026-08-06T13:32:00Z" w16du:dateUtc="2026-08-06T16:32:00Z"/>
        </w:rPr>
      </w:pPr>
      <w:ins w:id="286" w:author="Fabio Palumbo" w:date="2026-08-06T13:32:00Z" w16du:dateUtc="2026-08-06T16:32:00Z">
        <w:r>
          <w:rPr>
            <w:color w:val="C00000"/>
          </w:rPr>
          <w:t>diff &lt;(gh api orgs/&lt;SOURCE_ORG&gt;/actions/secrets --jq '.secrets[].name' | sort) \</w:t>
        </w:r>
      </w:ins>
    </w:p>
    <w:p w14:paraId="2E4CB00C" w14:textId="77777777" w:rsidR="004C061A" w:rsidRDefault="004C061A" w:rsidP="004C061A">
      <w:pPr>
        <w:pStyle w:val="CodeBlock"/>
        <w:rPr>
          <w:ins w:id="287" w:author="Fabio Palumbo" w:date="2026-08-06T13:32:00Z" w16du:dateUtc="2026-08-06T16:32:00Z"/>
        </w:rPr>
      </w:pPr>
      <w:ins w:id="288" w:author="Fabio Palumbo" w:date="2026-08-06T13:32:00Z" w16du:dateUtc="2026-08-06T16:32:00Z">
        <w:r>
          <w:rPr>
            <w:color w:val="C00000"/>
          </w:rPr>
          <w:t xml:space="preserve">     &lt;(gh api orgs/&lt;DESTINATION_ORG&gt;/actions/secrets --jq '.secrets[].name' | sort)</w:t>
        </w:r>
      </w:ins>
    </w:p>
    <w:p w14:paraId="4F0A7621" w14:textId="77777777" w:rsidR="004C061A" w:rsidRDefault="004C061A" w:rsidP="004C061A">
      <w:pPr>
        <w:rPr>
          <w:ins w:id="289" w:author="Fabio Palumbo" w:date="2026-08-06T13:32:00Z" w16du:dateUtc="2026-08-06T16:32:00Z"/>
        </w:rPr>
      </w:pPr>
    </w:p>
    <w:p w14:paraId="5F62AB8D" w14:textId="77777777" w:rsidR="004C061A" w:rsidRDefault="004C061A" w:rsidP="004C061A">
      <w:pPr>
        <w:rPr>
          <w:ins w:id="290" w:author="Fabio Palumbo" w:date="2026-08-06T13:32:00Z" w16du:dateUtc="2026-08-06T16:32:00Z"/>
        </w:rPr>
      </w:pPr>
      <w:ins w:id="291" w:author="Fabio Palumbo" w:date="2026-08-06T13:32:00Z" w16du:dateUtc="2026-08-06T16:32:00Z">
        <w:r>
          <w:rPr>
            <w:b/>
            <w:color w:val="C00000"/>
          </w:rPr>
          <w:t>A vs. B at a glance:</w:t>
        </w:r>
      </w:ins>
    </w:p>
    <w:p w14:paraId="675C18B6" w14:textId="77777777" w:rsidR="004C061A" w:rsidRDefault="004C061A" w:rsidP="004C061A">
      <w:pPr>
        <w:rPr>
          <w:ins w:id="292" w:author="Fabio Palumbo" w:date="2026-08-06T13:32:00Z" w16du:dateUtc="2026-08-06T16:32:00Z"/>
        </w:rPr>
      </w:pPr>
    </w:p>
    <w:tbl>
      <w:tblPr>
        <w:tblStyle w:val="TableGrid"/>
        <w:tblW w:w="0" w:type="auto"/>
        <w:tblInd w:w="80" w:type="dxa"/>
        <w:tblLook w:val="04A0" w:firstRow="1" w:lastRow="0" w:firstColumn="1" w:lastColumn="0" w:noHBand="0" w:noVBand="1"/>
      </w:tblPr>
      <w:tblGrid>
        <w:gridCol w:w="2511"/>
        <w:gridCol w:w="3221"/>
        <w:gridCol w:w="4258"/>
      </w:tblGrid>
      <w:tr w:rsidR="004C061A" w14:paraId="63B2E144" w14:textId="77777777">
        <w:trPr>
          <w:ins w:id="293" w:author="Fabio Palumbo" w:date="2026-08-06T13:32:00Z"/>
        </w:trPr>
        <w:tc>
          <w:tcPr>
            <w:tcW w:w="0" w:type="auto"/>
            <w:shd w:val="clear" w:color="auto" w:fill="1F3864"/>
          </w:tcPr>
          <w:p w14:paraId="532CEBD0" w14:textId="77777777" w:rsidR="004C061A" w:rsidRDefault="004C061A">
            <w:pPr>
              <w:rPr>
                <w:ins w:id="294" w:author="Fabio Palumbo" w:date="2026-08-06T13:32:00Z" w16du:dateUtc="2026-08-06T16:32:00Z"/>
              </w:rPr>
            </w:pPr>
          </w:p>
        </w:tc>
        <w:tc>
          <w:tcPr>
            <w:tcW w:w="0" w:type="auto"/>
            <w:shd w:val="clear" w:color="auto" w:fill="1F3864"/>
          </w:tcPr>
          <w:p w14:paraId="7D5F6167" w14:textId="77777777" w:rsidR="004C061A" w:rsidRDefault="004C061A">
            <w:pPr>
              <w:rPr>
                <w:ins w:id="295" w:author="Fabio Palumbo" w:date="2026-08-06T13:32:00Z" w16du:dateUtc="2026-08-06T16:32:00Z"/>
              </w:rPr>
            </w:pPr>
            <w:ins w:id="296" w:author="Fabio Palumbo" w:date="2026-08-06T13:32:00Z" w16du:dateUtc="2026-08-06T16:32:00Z">
              <w:r>
                <w:rPr>
                  <w:b/>
                  <w:color w:val="C00000"/>
                </w:rPr>
                <w:t>Proposal A (CyberArk)</w:t>
              </w:r>
            </w:ins>
          </w:p>
        </w:tc>
        <w:tc>
          <w:tcPr>
            <w:tcW w:w="0" w:type="auto"/>
            <w:shd w:val="clear" w:color="auto" w:fill="1F3864"/>
          </w:tcPr>
          <w:p w14:paraId="4F289A43" w14:textId="77777777" w:rsidR="004C061A" w:rsidRDefault="004C061A">
            <w:pPr>
              <w:rPr>
                <w:ins w:id="297" w:author="Fabio Palumbo" w:date="2026-08-06T13:32:00Z" w16du:dateUtc="2026-08-06T16:32:00Z"/>
              </w:rPr>
            </w:pPr>
            <w:ins w:id="298" w:author="Fabio Palumbo" w:date="2026-08-06T13:32:00Z" w16du:dateUtc="2026-08-06T16:32:00Z">
              <w:r>
                <w:rPr>
                  <w:b/>
                  <w:color w:val="C00000"/>
                </w:rPr>
                <w:t>Proposal B (encryption at rest)</w:t>
              </w:r>
            </w:ins>
          </w:p>
        </w:tc>
      </w:tr>
      <w:tr w:rsidR="004C061A" w14:paraId="7B3E2EDC" w14:textId="77777777">
        <w:trPr>
          <w:ins w:id="299" w:author="Fabio Palumbo" w:date="2026-08-06T13:32:00Z"/>
        </w:trPr>
        <w:tc>
          <w:tcPr>
            <w:tcW w:w="0" w:type="auto"/>
            <w:shd w:val="clear" w:color="auto" w:fill="FFFFFF"/>
          </w:tcPr>
          <w:p w14:paraId="6078E13E" w14:textId="77777777" w:rsidR="004C061A" w:rsidRDefault="004C061A">
            <w:pPr>
              <w:rPr>
                <w:ins w:id="300" w:author="Fabio Palumbo" w:date="2026-08-06T13:32:00Z" w16du:dateUtc="2026-08-06T16:32:00Z"/>
              </w:rPr>
            </w:pPr>
            <w:ins w:id="301" w:author="Fabio Palumbo" w:date="2026-08-06T13:32:00Z" w16du:dateUtc="2026-08-06T16:32:00Z">
              <w:r>
                <w:rPr>
                  <w:color w:val="C00000"/>
                </w:rPr>
                <w:t>Value store</w:t>
              </w:r>
            </w:ins>
          </w:p>
        </w:tc>
        <w:tc>
          <w:tcPr>
            <w:tcW w:w="0" w:type="auto"/>
            <w:shd w:val="clear" w:color="auto" w:fill="FFFFFF"/>
          </w:tcPr>
          <w:p w14:paraId="1865E4D0" w14:textId="77777777" w:rsidR="004C061A" w:rsidRDefault="004C061A">
            <w:pPr>
              <w:rPr>
                <w:ins w:id="302" w:author="Fabio Palumbo" w:date="2026-08-06T13:32:00Z" w16du:dateUtc="2026-08-06T16:32:00Z"/>
              </w:rPr>
            </w:pPr>
            <w:ins w:id="303" w:author="Fabio Palumbo" w:date="2026-08-06T13:32:00Z" w16du:dateUtc="2026-08-06T16:32:00Z">
              <w:r>
                <w:rPr>
                  <w:color w:val="C00000"/>
                </w:rPr>
                <w:t>CyberArk PVWA safe</w:t>
              </w:r>
            </w:ins>
          </w:p>
        </w:tc>
        <w:tc>
          <w:tcPr>
            <w:tcW w:w="0" w:type="auto"/>
            <w:shd w:val="clear" w:color="auto" w:fill="FFFFFF"/>
          </w:tcPr>
          <w:p w14:paraId="1807B883" w14:textId="77777777" w:rsidR="004C061A" w:rsidRDefault="004C061A">
            <w:pPr>
              <w:rPr>
                <w:ins w:id="304" w:author="Fabio Palumbo" w:date="2026-08-06T13:32:00Z" w16du:dateUtc="2026-08-06T16:32:00Z"/>
              </w:rPr>
            </w:pPr>
            <w:ins w:id="305" w:author="Fabio Palumbo" w:date="2026-08-06T13:32:00Z" w16du:dateUtc="2026-08-06T16:32:00Z">
              <w:r>
                <w:rPr>
                  <w:color w:val="C00000"/>
                </w:rPr>
                <w:t>Encrypted bundle (ciphertext only)</w:t>
              </w:r>
            </w:ins>
          </w:p>
        </w:tc>
      </w:tr>
      <w:tr w:rsidR="004C061A" w14:paraId="0079F538" w14:textId="77777777">
        <w:trPr>
          <w:ins w:id="306" w:author="Fabio Palumbo" w:date="2026-08-06T13:32:00Z"/>
        </w:trPr>
        <w:tc>
          <w:tcPr>
            <w:tcW w:w="0" w:type="auto"/>
            <w:shd w:val="clear" w:color="auto" w:fill="F2F6FC"/>
          </w:tcPr>
          <w:p w14:paraId="1B98B3BF" w14:textId="77777777" w:rsidR="004C061A" w:rsidRDefault="004C061A">
            <w:pPr>
              <w:rPr>
                <w:ins w:id="307" w:author="Fabio Palumbo" w:date="2026-08-06T13:32:00Z" w16du:dateUtc="2026-08-06T16:32:00Z"/>
              </w:rPr>
            </w:pPr>
            <w:ins w:id="308" w:author="Fabio Palumbo" w:date="2026-08-06T13:32:00Z" w16du:dateUtc="2026-08-06T16:32:00Z">
              <w:r>
                <w:rPr>
                  <w:color w:val="C00000"/>
                </w:rPr>
                <w:t>External dependency</w:t>
              </w:r>
            </w:ins>
          </w:p>
        </w:tc>
        <w:tc>
          <w:tcPr>
            <w:tcW w:w="0" w:type="auto"/>
            <w:shd w:val="clear" w:color="auto" w:fill="F2F6FC"/>
          </w:tcPr>
          <w:p w14:paraId="4C3469BF" w14:textId="77777777" w:rsidR="004C061A" w:rsidRDefault="004C061A">
            <w:pPr>
              <w:rPr>
                <w:ins w:id="309" w:author="Fabio Palumbo" w:date="2026-08-06T13:32:00Z" w16du:dateUtc="2026-08-06T16:32:00Z"/>
              </w:rPr>
            </w:pPr>
            <w:ins w:id="310" w:author="Fabio Palumbo" w:date="2026-08-06T13:32:00Z" w16du:dateUtc="2026-08-06T16:32:00Z">
              <w:r>
                <w:rPr>
                  <w:color w:val="C00000"/>
                </w:rPr>
                <w:t>CyberArk availability + creds</w:t>
              </w:r>
            </w:ins>
          </w:p>
        </w:tc>
        <w:tc>
          <w:tcPr>
            <w:tcW w:w="0" w:type="auto"/>
            <w:shd w:val="clear" w:color="auto" w:fill="F2F6FC"/>
          </w:tcPr>
          <w:p w14:paraId="11C9A98B" w14:textId="77777777" w:rsidR="004C061A" w:rsidRDefault="004C061A">
            <w:pPr>
              <w:rPr>
                <w:ins w:id="311" w:author="Fabio Palumbo" w:date="2026-08-06T13:32:00Z" w16du:dateUtc="2026-08-06T16:32:00Z"/>
              </w:rPr>
            </w:pPr>
            <w:ins w:id="312" w:author="Fabio Palumbo" w:date="2026-08-06T13:32:00Z" w16du:dateUtc="2026-08-06T16:32:00Z">
              <w:r>
                <w:rPr>
                  <w:color w:val="C00000"/>
                </w:rPr>
                <w:t>None (offline-generated keypair)</w:t>
              </w:r>
            </w:ins>
          </w:p>
        </w:tc>
      </w:tr>
      <w:tr w:rsidR="004C061A" w14:paraId="60AB4BC9" w14:textId="77777777">
        <w:trPr>
          <w:ins w:id="313" w:author="Fabio Palumbo" w:date="2026-08-06T13:32:00Z"/>
        </w:trPr>
        <w:tc>
          <w:tcPr>
            <w:tcW w:w="0" w:type="auto"/>
            <w:shd w:val="clear" w:color="auto" w:fill="FFFFFF"/>
          </w:tcPr>
          <w:p w14:paraId="61C10FE7" w14:textId="77777777" w:rsidR="004C061A" w:rsidRDefault="004C061A">
            <w:pPr>
              <w:rPr>
                <w:ins w:id="314" w:author="Fabio Palumbo" w:date="2026-08-06T13:32:00Z" w16du:dateUtc="2026-08-06T16:32:00Z"/>
              </w:rPr>
            </w:pPr>
            <w:ins w:id="315" w:author="Fabio Palumbo" w:date="2026-08-06T13:32:00Z" w16du:dateUtc="2026-08-06T16:32:00Z">
              <w:r>
                <w:rPr>
                  <w:color w:val="C00000"/>
                </w:rPr>
                <w:t>Where values are decrypted</w:t>
              </w:r>
            </w:ins>
          </w:p>
        </w:tc>
        <w:tc>
          <w:tcPr>
            <w:tcW w:w="0" w:type="auto"/>
            <w:shd w:val="clear" w:color="auto" w:fill="FFFFFF"/>
          </w:tcPr>
          <w:p w14:paraId="468BF15A" w14:textId="77777777" w:rsidR="004C061A" w:rsidRDefault="004C061A">
            <w:pPr>
              <w:rPr>
                <w:ins w:id="316" w:author="Fabio Palumbo" w:date="2026-08-06T13:32:00Z" w16du:dateUtc="2026-08-06T16:32:00Z"/>
              </w:rPr>
            </w:pPr>
            <w:ins w:id="317" w:author="Fabio Palumbo" w:date="2026-08-06T13:32:00Z" w16du:dateUtc="2026-08-06T16:32:00Z">
              <w:r>
                <w:rPr>
                  <w:color w:val="C00000"/>
                </w:rPr>
                <w:t>On restore (from CyberArk)</w:t>
              </w:r>
            </w:ins>
          </w:p>
        </w:tc>
        <w:tc>
          <w:tcPr>
            <w:tcW w:w="0" w:type="auto"/>
            <w:shd w:val="clear" w:color="auto" w:fill="FFFFFF"/>
          </w:tcPr>
          <w:p w14:paraId="01B6E63C" w14:textId="77777777" w:rsidR="004C061A" w:rsidRDefault="004C061A">
            <w:pPr>
              <w:rPr>
                <w:ins w:id="318" w:author="Fabio Palumbo" w:date="2026-08-06T13:32:00Z" w16du:dateUtc="2026-08-06T16:32:00Z"/>
              </w:rPr>
            </w:pPr>
            <w:ins w:id="319" w:author="Fabio Palumbo" w:date="2026-08-06T13:32:00Z" w16du:dateUtc="2026-08-06T16:32:00Z">
              <w:r>
                <w:rPr>
                  <w:color w:val="C00000"/>
                </w:rPr>
                <w:t>Run 2 only, in memory</w:t>
              </w:r>
            </w:ins>
          </w:p>
        </w:tc>
      </w:tr>
      <w:tr w:rsidR="004C061A" w14:paraId="1FB59BE8" w14:textId="77777777">
        <w:trPr>
          <w:ins w:id="320" w:author="Fabio Palumbo" w:date="2026-08-06T13:32:00Z"/>
        </w:trPr>
        <w:tc>
          <w:tcPr>
            <w:tcW w:w="0" w:type="auto"/>
            <w:shd w:val="clear" w:color="auto" w:fill="F2F6FC"/>
          </w:tcPr>
          <w:p w14:paraId="26873C82" w14:textId="77777777" w:rsidR="004C061A" w:rsidRDefault="004C061A">
            <w:pPr>
              <w:rPr>
                <w:ins w:id="321" w:author="Fabio Palumbo" w:date="2026-08-06T13:32:00Z" w16du:dateUtc="2026-08-06T16:32:00Z"/>
              </w:rPr>
            </w:pPr>
            <w:ins w:id="322" w:author="Fabio Palumbo" w:date="2026-08-06T13:32:00Z" w16du:dateUtc="2026-08-06T16:32:00Z">
              <w:r>
                <w:rPr>
                  <w:color w:val="C00000"/>
                </w:rPr>
                <w:t>Key custody</w:t>
              </w:r>
            </w:ins>
          </w:p>
        </w:tc>
        <w:tc>
          <w:tcPr>
            <w:tcW w:w="0" w:type="auto"/>
            <w:shd w:val="clear" w:color="auto" w:fill="F2F6FC"/>
          </w:tcPr>
          <w:p w14:paraId="2D291394" w14:textId="77777777" w:rsidR="004C061A" w:rsidRDefault="004C061A">
            <w:pPr>
              <w:rPr>
                <w:ins w:id="323" w:author="Fabio Palumbo" w:date="2026-08-06T13:32:00Z" w16du:dateUtc="2026-08-06T16:32:00Z"/>
              </w:rPr>
            </w:pPr>
            <w:ins w:id="324" w:author="Fabio Palumbo" w:date="2026-08-06T13:32:00Z" w16du:dateUtc="2026-08-06T16:32:00Z">
              <w:r>
                <w:rPr>
                  <w:color w:val="C00000"/>
                </w:rPr>
                <w:t>CyberArk-managed</w:t>
              </w:r>
            </w:ins>
          </w:p>
        </w:tc>
        <w:tc>
          <w:tcPr>
            <w:tcW w:w="0" w:type="auto"/>
            <w:shd w:val="clear" w:color="auto" w:fill="F2F6FC"/>
          </w:tcPr>
          <w:p w14:paraId="1BE0F221" w14:textId="77777777" w:rsidR="004C061A" w:rsidRDefault="004C061A">
            <w:pPr>
              <w:rPr>
                <w:ins w:id="325" w:author="Fabio Palumbo" w:date="2026-08-06T13:32:00Z" w16du:dateUtc="2026-08-06T16:32:00Z"/>
              </w:rPr>
            </w:pPr>
            <w:ins w:id="326" w:author="Fabio Palumbo" w:date="2026-08-06T13:32:00Z" w16du:dateUtc="2026-08-06T16:32:00Z">
              <w:r>
                <w:rPr>
                  <w:rFonts w:ascii="Consolas" w:hAnsi="Consolas"/>
                  <w:color w:val="C00000"/>
                  <w:sz w:val="20"/>
                  <w:shd w:val="clear" w:color="auto" w:fill="F2F2F2"/>
                </w:rPr>
                <w:t>AGE_PRIVATE_KEY</w:t>
              </w:r>
              <w:r>
                <w:rPr>
                  <w:color w:val="C00000"/>
                </w:rPr>
                <w:t xml:space="preserve"> secret (Run 2), destroyed after</w:t>
              </w:r>
            </w:ins>
          </w:p>
        </w:tc>
      </w:tr>
      <w:tr w:rsidR="004C061A" w14:paraId="2EF2F71B" w14:textId="77777777">
        <w:trPr>
          <w:ins w:id="327" w:author="Fabio Palumbo" w:date="2026-08-06T13:32:00Z"/>
        </w:trPr>
        <w:tc>
          <w:tcPr>
            <w:tcW w:w="0" w:type="auto"/>
            <w:shd w:val="clear" w:color="auto" w:fill="FFFFFF"/>
          </w:tcPr>
          <w:p w14:paraId="152AC470" w14:textId="77777777" w:rsidR="004C061A" w:rsidRDefault="004C061A">
            <w:pPr>
              <w:rPr>
                <w:ins w:id="328" w:author="Fabio Palumbo" w:date="2026-08-06T13:32:00Z" w16du:dateUtc="2026-08-06T16:32:00Z"/>
              </w:rPr>
            </w:pPr>
            <w:ins w:id="329" w:author="Fabio Palumbo" w:date="2026-08-06T13:32:00Z" w16du:dateUtc="2026-08-06T16:32:00Z">
              <w:r>
                <w:rPr>
                  <w:color w:val="C00000"/>
                </w:rPr>
                <w:t>Audit trail</w:t>
              </w:r>
            </w:ins>
          </w:p>
        </w:tc>
        <w:tc>
          <w:tcPr>
            <w:tcW w:w="0" w:type="auto"/>
            <w:shd w:val="clear" w:color="auto" w:fill="FFFFFF"/>
          </w:tcPr>
          <w:p w14:paraId="24BEB629" w14:textId="77777777" w:rsidR="004C061A" w:rsidRDefault="004C061A">
            <w:pPr>
              <w:rPr>
                <w:ins w:id="330" w:author="Fabio Palumbo" w:date="2026-08-06T13:32:00Z" w16du:dateUtc="2026-08-06T16:32:00Z"/>
              </w:rPr>
            </w:pPr>
            <w:ins w:id="331" w:author="Fabio Palumbo" w:date="2026-08-06T13:32:00Z" w16du:dateUtc="2026-08-06T16:32:00Z">
              <w:r>
                <w:rPr>
                  <w:color w:val="C00000"/>
                </w:rPr>
                <w:t>CyberArk native</w:t>
              </w:r>
            </w:ins>
          </w:p>
        </w:tc>
        <w:tc>
          <w:tcPr>
            <w:tcW w:w="0" w:type="auto"/>
            <w:shd w:val="clear" w:color="auto" w:fill="FFFFFF"/>
          </w:tcPr>
          <w:p w14:paraId="435F0295" w14:textId="77777777" w:rsidR="004C061A" w:rsidRDefault="004C061A">
            <w:pPr>
              <w:rPr>
                <w:ins w:id="332" w:author="Fabio Palumbo" w:date="2026-08-06T13:32:00Z" w16du:dateUtc="2026-08-06T16:32:00Z"/>
              </w:rPr>
            </w:pPr>
            <w:ins w:id="333" w:author="Fabio Palumbo" w:date="2026-08-06T13:32:00Z" w16du:dateUtc="2026-08-06T16:32:00Z">
              <w:r>
                <w:rPr>
                  <w:color w:val="C00000"/>
                </w:rPr>
                <w:t>Bundle manifest (names/scopes) + run logs</w:t>
              </w:r>
            </w:ins>
          </w:p>
        </w:tc>
      </w:tr>
      <w:tr w:rsidR="004C061A" w14:paraId="25E268DB" w14:textId="77777777">
        <w:trPr>
          <w:ins w:id="334" w:author="Fabio Palumbo" w:date="2026-08-06T13:32:00Z"/>
        </w:trPr>
        <w:tc>
          <w:tcPr>
            <w:tcW w:w="0" w:type="auto"/>
            <w:shd w:val="clear" w:color="auto" w:fill="F2F6FC"/>
          </w:tcPr>
          <w:p w14:paraId="39FE8CA4" w14:textId="77777777" w:rsidR="004C061A" w:rsidRDefault="004C061A">
            <w:pPr>
              <w:rPr>
                <w:ins w:id="335" w:author="Fabio Palumbo" w:date="2026-08-06T13:32:00Z" w16du:dateUtc="2026-08-06T16:32:00Z"/>
              </w:rPr>
            </w:pPr>
            <w:ins w:id="336" w:author="Fabio Palumbo" w:date="2026-08-06T13:32:00Z" w16du:dateUtc="2026-08-06T16:32:00Z">
              <w:r>
                <w:rPr>
                  <w:color w:val="C00000"/>
                </w:rPr>
                <w:t>Best when</w:t>
              </w:r>
            </w:ins>
          </w:p>
        </w:tc>
        <w:tc>
          <w:tcPr>
            <w:tcW w:w="0" w:type="auto"/>
            <w:shd w:val="clear" w:color="auto" w:fill="F2F6FC"/>
          </w:tcPr>
          <w:p w14:paraId="75665481" w14:textId="77777777" w:rsidR="004C061A" w:rsidRDefault="004C061A">
            <w:pPr>
              <w:rPr>
                <w:ins w:id="337" w:author="Fabio Palumbo" w:date="2026-08-06T13:32:00Z" w16du:dateUtc="2026-08-06T16:32:00Z"/>
              </w:rPr>
            </w:pPr>
            <w:ins w:id="338" w:author="Fabio Palumbo" w:date="2026-08-06T13:32:00Z" w16du:dateUtc="2026-08-06T16:32:00Z">
              <w:r>
                <w:rPr>
                  <w:color w:val="C00000"/>
                </w:rPr>
                <w:t>Enterprise mandates CyberArk as SoT</w:t>
              </w:r>
            </w:ins>
          </w:p>
        </w:tc>
        <w:tc>
          <w:tcPr>
            <w:tcW w:w="0" w:type="auto"/>
            <w:shd w:val="clear" w:color="auto" w:fill="F2F6FC"/>
          </w:tcPr>
          <w:p w14:paraId="71C4CC66" w14:textId="77777777" w:rsidR="004C061A" w:rsidRDefault="004C061A">
            <w:pPr>
              <w:rPr>
                <w:ins w:id="339" w:author="Fabio Palumbo" w:date="2026-08-06T13:32:00Z" w16du:dateUtc="2026-08-06T16:32:00Z"/>
              </w:rPr>
            </w:pPr>
            <w:ins w:id="340" w:author="Fabio Palumbo" w:date="2026-08-06T13:32:00Z" w16du:dateUtc="2026-08-06T16:32:00Z">
              <w:r>
                <w:rPr>
                  <w:color w:val="C00000"/>
                </w:rPr>
                <w:t>CyberArk onboarding not ready / lighter footprint</w:t>
              </w:r>
            </w:ins>
          </w:p>
        </w:tc>
      </w:tr>
    </w:tbl>
    <w:p w14:paraId="79DD6083" w14:textId="77777777" w:rsidR="004C061A" w:rsidRDefault="004C061A" w:rsidP="004C061A">
      <w:pPr>
        <w:rPr>
          <w:ins w:id="341" w:author="Fabio Palumbo" w:date="2026-08-06T13:32:00Z" w16du:dateUtc="2026-08-06T16:32:00Z"/>
        </w:rPr>
      </w:pPr>
    </w:p>
    <w:p w14:paraId="195AAD54" w14:textId="77777777" w:rsidR="004C061A" w:rsidRDefault="004C061A"/>
    <w:p w14:paraId="660BFCB8" w14:textId="77777777" w:rsidR="00E9428B" w:rsidRDefault="00C949D3">
      <w:pPr>
        <w:pStyle w:val="Heading3"/>
      </w:pPr>
      <w:r>
        <w:t>2. Packages — automated</w:t>
      </w:r>
    </w:p>
    <w:p w14:paraId="44F69B9A" w14:textId="77777777" w:rsidR="00E9428B" w:rsidRDefault="00E9428B"/>
    <w:p w14:paraId="14F21DFB" w14:textId="77777777" w:rsidR="00E9428B" w:rsidRDefault="00C949D3">
      <w:pPr>
        <w:pStyle w:val="CodeBlock"/>
      </w:pPr>
      <w:r>
        <w:t>python main.py --config config.yml packages   # container (-&gt; ghcr.io) + npm/maven/gradle/nuget/rubygems</w:t>
      </w:r>
    </w:p>
    <w:p w14:paraId="6C626D38" w14:textId="77777777" w:rsidR="00E9428B" w:rsidRDefault="00C949D3">
      <w:r>
        <w:t xml:space="preserve">Set </w:t>
      </w:r>
      <w:r>
        <w:rPr>
          <w:rFonts w:ascii="Consolas" w:hAnsi="Consolas"/>
          <w:sz w:val="20"/>
          <w:shd w:val="clear" w:color="auto" w:fill="F2F2F2"/>
        </w:rPr>
        <w:t>packages.package_type</w:t>
      </w:r>
      <w:r>
        <w:t xml:space="preserve"> to scope to one ecosystem; </w:t>
      </w:r>
      <w:r>
        <w:rPr>
          <w:rFonts w:ascii="Consolas" w:hAnsi="Consolas"/>
          <w:sz w:val="20"/>
          <w:shd w:val="clear" w:color="auto" w:fill="F2F2F2"/>
        </w:rPr>
        <w:t>filter_package</w:t>
      </w:r>
      <w:r>
        <w:t xml:space="preserve"> to a single package for testing.</w:t>
      </w:r>
    </w:p>
    <w:p w14:paraId="5F07D11E" w14:textId="77777777" w:rsidR="00E9428B" w:rsidRDefault="00E9428B"/>
    <w:p w14:paraId="35CE274D" w14:textId="77777777" w:rsidR="00E9428B" w:rsidRDefault="00C949D3">
      <w:pPr>
        <w:pStyle w:val="Heading3"/>
      </w:pPr>
      <w:r>
        <w:t>3. Org assets (rulesets / variables / custom properties) — already automated</w:t>
      </w:r>
    </w:p>
    <w:p w14:paraId="41508A3C" w14:textId="77777777" w:rsidR="00E9428B" w:rsidRDefault="00E9428B"/>
    <w:p w14:paraId="656C7233" w14:textId="77777777" w:rsidR="00E9428B" w:rsidRDefault="00C949D3">
      <w:r>
        <w:t xml:space="preserve">Handled by </w:t>
      </w:r>
      <w:r>
        <w:rPr>
          <w:rFonts w:ascii="Consolas" w:hAnsi="Consolas"/>
          <w:sz w:val="20"/>
          <w:shd w:val="clear" w:color="auto" w:fill="F2F2F2"/>
        </w:rPr>
        <w:t>migrate-org.yml</w:t>
      </w:r>
      <w:r>
        <w:t xml:space="preserve">'s </w:t>
      </w:r>
      <w:r>
        <w:rPr>
          <w:rFonts w:ascii="Consolas" w:hAnsi="Consolas"/>
          <w:sz w:val="20"/>
          <w:shd w:val="clear" w:color="auto" w:fill="F2F2F2"/>
        </w:rPr>
        <w:t>export-org-assets</w:t>
      </w:r>
      <w:r>
        <w:t xml:space="preserve"> → </w:t>
      </w:r>
      <w:r>
        <w:rPr>
          <w:rFonts w:ascii="Consolas" w:hAnsi="Consolas"/>
          <w:sz w:val="20"/>
          <w:shd w:val="clear" w:color="auto" w:fill="F2F2F2"/>
        </w:rPr>
        <w:t>apply-org-assets</w:t>
      </w:r>
      <w:r>
        <w:t xml:space="preserve"> jobs (toggles </w:t>
      </w:r>
      <w:r>
        <w:rPr>
          <w:rFonts w:ascii="Consolas" w:hAnsi="Consolas"/>
          <w:sz w:val="20"/>
          <w:shd w:val="clear" w:color="auto" w:fill="F2F2F2"/>
        </w:rPr>
        <w:t>migrate_rulesets</w:t>
      </w:r>
      <w:r>
        <w:t xml:space="preserve"> / </w:t>
      </w:r>
      <w:r>
        <w:rPr>
          <w:rFonts w:ascii="Consolas" w:hAnsi="Consolas"/>
          <w:sz w:val="20"/>
          <w:shd w:val="clear" w:color="auto" w:fill="F2F2F2"/>
        </w:rPr>
        <w:t>migrate_variables</w:t>
      </w:r>
      <w:r>
        <w:t xml:space="preserve"> / </w:t>
      </w:r>
      <w:r>
        <w:rPr>
          <w:rFonts w:ascii="Consolas" w:hAnsi="Consolas"/>
          <w:sz w:val="20"/>
          <w:shd w:val="clear" w:color="auto" w:fill="F2F2F2"/>
        </w:rPr>
        <w:t>migrate_custom_properties</w:t>
      </w:r>
      <w:r>
        <w:t>). To run stand-alone (e.g. re-apply after T7) the same REST calls used by those jobs:</w:t>
      </w:r>
    </w:p>
    <w:p w14:paraId="43D6B1D6" w14:textId="77777777" w:rsidR="00E9428B" w:rsidRDefault="00E9428B"/>
    <w:p w14:paraId="482F415B" w14:textId="77777777" w:rsidR="00E9428B" w:rsidRDefault="00C949D3">
      <w:pPr>
        <w:pStyle w:val="CodeBlock"/>
      </w:pPr>
      <w:r>
        <w:t># Variables (values readable -&gt; full copy)</w:t>
      </w:r>
    </w:p>
    <w:p w14:paraId="207143FC" w14:textId="77777777" w:rsidR="00E9428B" w:rsidRDefault="00C949D3">
      <w:pPr>
        <w:pStyle w:val="CodeBlock"/>
      </w:pPr>
      <w:r>
        <w:t>gh api orgs/&lt;SOURCE_ORG&gt;/actions/variables --paginate --jq '.variables[]' \</w:t>
      </w:r>
    </w:p>
    <w:p w14:paraId="61E97843" w14:textId="77777777" w:rsidR="00E9428B" w:rsidRDefault="00C949D3">
      <w:pPr>
        <w:pStyle w:val="CodeBlock"/>
      </w:pPr>
      <w:r>
        <w:t xml:space="preserve">  | jq -c '{name,value,visibility}' \</w:t>
      </w:r>
    </w:p>
    <w:p w14:paraId="01EBDF03" w14:textId="77777777" w:rsidR="00E9428B" w:rsidRDefault="00C949D3">
      <w:pPr>
        <w:pStyle w:val="CodeBlock"/>
      </w:pPr>
      <w:r>
        <w:t xml:space="preserve">  | while read -r v; do</w:t>
      </w:r>
    </w:p>
    <w:p w14:paraId="40D55D3E" w14:textId="77777777" w:rsidR="00E9428B" w:rsidRDefault="00C949D3">
      <w:pPr>
        <w:pStyle w:val="CodeBlock"/>
      </w:pPr>
      <w:r>
        <w:t xml:space="preserve">      name=$(jq -r .name &lt;&lt;&lt;"$v"); val=$(jq -r .value &lt;&lt;&lt;"$v"); vis=$(jq -r .visibility &lt;&lt;&lt;"$v")</w:t>
      </w:r>
    </w:p>
    <w:p w14:paraId="47DBB206" w14:textId="77777777" w:rsidR="00E9428B" w:rsidRDefault="00C949D3">
      <w:pPr>
        <w:pStyle w:val="CodeBlock"/>
      </w:pPr>
      <w:r>
        <w:t xml:space="preserve">      gh api -X POST orgs/&lt;DESTINATION_ORG&gt;/actions/variables -f name="$name" -f value="$val" -f visibility="$vis" \</w:t>
      </w:r>
    </w:p>
    <w:p w14:paraId="5FA360C0" w14:textId="77777777" w:rsidR="00E9428B" w:rsidRDefault="00C949D3">
      <w:pPr>
        <w:pStyle w:val="CodeBlock"/>
      </w:pPr>
      <w:r>
        <w:t xml:space="preserve">        || gh api -X PATCH orgs/&lt;DESTINATION_ORG&gt;/actions/variables/$name -f value="$val" -f visibility="$vis"</w:t>
      </w:r>
    </w:p>
    <w:p w14:paraId="28C36049" w14:textId="77777777" w:rsidR="00E9428B" w:rsidRDefault="00C949D3">
      <w:pPr>
        <w:pStyle w:val="CodeBlock"/>
      </w:pPr>
      <w:r>
        <w:t xml:space="preserve">    done</w:t>
      </w:r>
    </w:p>
    <w:p w14:paraId="17DBC151" w14:textId="77777777" w:rsidR="00E9428B" w:rsidRDefault="00E9428B">
      <w:pPr>
        <w:pStyle w:val="CodeBlock"/>
      </w:pPr>
    </w:p>
    <w:p w14:paraId="36891D67" w14:textId="77777777" w:rsidR="00E9428B" w:rsidRDefault="00C949D3">
      <w:pPr>
        <w:pStyle w:val="CodeBlock"/>
      </w:pPr>
      <w:r>
        <w:t># Custom properties schema</w:t>
      </w:r>
    </w:p>
    <w:p w14:paraId="202F5D7D" w14:textId="77777777" w:rsidR="00E9428B" w:rsidRDefault="00C949D3">
      <w:pPr>
        <w:pStyle w:val="CodeBlock"/>
      </w:pPr>
      <w:r>
        <w:t>gh api orgs/&lt;SOURCE_ORG&gt;/properties/schema --jq '.[]' \</w:t>
      </w:r>
    </w:p>
    <w:p w14:paraId="46E6D2DD" w14:textId="77777777" w:rsidR="00E9428B" w:rsidRDefault="00C949D3">
      <w:pPr>
        <w:pStyle w:val="CodeBlock"/>
      </w:pPr>
      <w:r>
        <w:t xml:space="preserve">  | while read -r p; do name=$(jq -r .property_name &lt;&lt;&lt;"$p"); \</w:t>
      </w:r>
    </w:p>
    <w:p w14:paraId="4C08EE19" w14:textId="77777777" w:rsidR="00E9428B" w:rsidRDefault="00C949D3">
      <w:pPr>
        <w:pStyle w:val="CodeBlock"/>
      </w:pPr>
      <w:r>
        <w:t xml:space="preserve">      gh api -X PUT orgs/&lt;DESTINATION_ORG&gt;/properties/schema/$name --input &lt;(echo "$p"); done</w:t>
      </w:r>
    </w:p>
    <w:p w14:paraId="6F8BD81B" w14:textId="77777777" w:rsidR="00E9428B" w:rsidRDefault="00E9428B"/>
    <w:p w14:paraId="7E162473" w14:textId="77777777" w:rsidR="00E9428B" w:rsidRDefault="00C949D3">
      <w:pPr>
        <w:pStyle w:val="Heading3"/>
      </w:pPr>
      <w:r>
        <w:t>4. One-shot orchestration</w:t>
      </w:r>
    </w:p>
    <w:p w14:paraId="2613E9C1" w14:textId="77777777" w:rsidR="00E9428B" w:rsidRDefault="00E9428B"/>
    <w:p w14:paraId="12D2F050" w14:textId="77777777" w:rsidR="00E9428B" w:rsidRDefault="00C949D3">
      <w:r>
        <w:t>Run everything after GEI in a single command, then verify:</w:t>
      </w:r>
    </w:p>
    <w:p w14:paraId="6F8362A1" w14:textId="77777777" w:rsidR="00E9428B" w:rsidRDefault="00C949D3">
      <w:pPr>
        <w:pStyle w:val="CodeBlock"/>
      </w:pPr>
      <w:r>
        <w:t>python main.py --config config.yml all        # audit + secrets + packages</w:t>
      </w:r>
    </w:p>
    <w:p w14:paraId="3FD9DDBD" w14:textId="77777777" w:rsidR="00E9428B" w:rsidRDefault="00C949D3">
      <w:r>
        <w:t>Wrap this as a follow-on workflow (</w:t>
      </w:r>
      <w:r>
        <w:rPr>
          <w:rFonts w:ascii="Consolas" w:hAnsi="Consolas"/>
          <w:sz w:val="20"/>
          <w:shd w:val="clear" w:color="auto" w:fill="F2F2F2"/>
        </w:rPr>
        <w:t>migrate-org-assets.yml</w:t>
      </w:r>
      <w:r>
        <w:t xml:space="preserve">) triggered on successful completion of </w:t>
      </w:r>
      <w:r>
        <w:rPr>
          <w:rFonts w:ascii="Consolas" w:hAnsi="Consolas"/>
          <w:sz w:val="20"/>
          <w:shd w:val="clear" w:color="auto" w:fill="F2F2F2"/>
        </w:rPr>
        <w:t>migrate-org.yml</w:t>
      </w:r>
      <w:r>
        <w:t xml:space="preserve"> (via </w:t>
      </w:r>
      <w:r>
        <w:rPr>
          <w:rFonts w:ascii="Consolas" w:hAnsi="Consolas"/>
          <w:sz w:val="20"/>
          <w:shd w:val="clear" w:color="auto" w:fill="F2F2F2"/>
        </w:rPr>
        <w:t>workflow_run</w:t>
      </w:r>
      <w:r>
        <w:t xml:space="preserve">) so the non-GEI assets migrate automatically per org, with </w:t>
      </w:r>
      <w:r>
        <w:rPr>
          <w:rFonts w:ascii="Consolas" w:hAnsi="Consolas"/>
          <w:sz w:val="20"/>
          <w:shd w:val="clear" w:color="auto" w:fill="F2F2F2"/>
        </w:rPr>
        <w:t>SOURCE_TOKEN</w:t>
      </w:r>
      <w:r>
        <w:t xml:space="preserve"> / </w:t>
      </w:r>
      <w:r>
        <w:rPr>
          <w:rFonts w:ascii="Consolas" w:hAnsi="Consolas"/>
          <w:sz w:val="20"/>
          <w:shd w:val="clear" w:color="auto" w:fill="F2F2F2"/>
        </w:rPr>
        <w:t>DEST_TOKEN</w:t>
      </w:r>
      <w:r>
        <w:t xml:space="preserve"> / </w:t>
      </w:r>
      <w:r>
        <w:rPr>
          <w:rFonts w:ascii="Consolas" w:hAnsi="Consolas"/>
          <w:sz w:val="20"/>
          <w:shd w:val="clear" w:color="auto" w:fill="F2F2F2"/>
        </w:rPr>
        <w:t>CYBERARK_PASSWORD</w:t>
      </w:r>
      <w:r>
        <w:t xml:space="preserve"> supplied as Actions secrets. </w:t>
      </w:r>
      <w:r>
        <w:rPr>
          <w:b/>
        </w:rPr>
        <w:t>[Proposed — to build]</w:t>
      </w:r>
    </w:p>
    <w:p w14:paraId="1037B8A3" w14:textId="77777777" w:rsidR="00E9428B" w:rsidRDefault="00E9428B"/>
    <w:p w14:paraId="687C6DE0" w14:textId="77777777" w:rsidR="00E9428B" w:rsidRDefault="00E9428B">
      <w:pPr>
        <w:pBdr>
          <w:bottom w:val="single" w:sz="6" w:space="1" w:color="BDD7EE"/>
        </w:pBdr>
      </w:pPr>
    </w:p>
    <w:p w14:paraId="5B2F9378" w14:textId="77777777" w:rsidR="00E9428B" w:rsidRDefault="00E9428B"/>
    <w:p w14:paraId="6B40C331" w14:textId="77777777" w:rsidR="00E9428B" w:rsidRDefault="00C949D3">
      <w:pPr>
        <w:pStyle w:val="Heading2"/>
      </w:pPr>
      <w:r>
        <w:t>Acceptance Criteria</w:t>
      </w:r>
    </w:p>
    <w:p w14:paraId="58E6DD4E" w14:textId="77777777" w:rsidR="00E9428B" w:rsidRDefault="00E9428B"/>
    <w:p w14:paraId="4AA7180F" w14:textId="77777777" w:rsidR="00E9428B" w:rsidRDefault="00C949D3">
      <w:r>
        <w:t xml:space="preserve">Reference the companion doc </w:t>
      </w:r>
      <w:r>
        <w:rPr>
          <w:rFonts w:ascii="Consolas" w:hAnsi="Consolas"/>
          <w:sz w:val="20"/>
          <w:shd w:val="clear" w:color="auto" w:fill="F2F2F2"/>
        </w:rPr>
        <w:t>GitHub-Consolidation-Acceptance-Criteria</w:t>
      </w:r>
      <w:r>
        <w:t xml:space="preserve"> for the full acceptance criteria table. No migration signs off until all applicable criteria are verified.</w:t>
      </w:r>
    </w:p>
    <w:p w14:paraId="7D3BEE8F" w14:textId="77777777" w:rsidR="00E9428B" w:rsidRDefault="00E9428B"/>
    <w:p w14:paraId="3B88899E" w14:textId="77777777" w:rsidR="00E9428B" w:rsidRDefault="00E9428B">
      <w:pPr>
        <w:pBdr>
          <w:bottom w:val="single" w:sz="6" w:space="1" w:color="BDD7EE"/>
        </w:pBdr>
      </w:pPr>
    </w:p>
    <w:p w14:paraId="69E2BB2B" w14:textId="77777777" w:rsidR="00E9428B" w:rsidRDefault="00E9428B"/>
    <w:p w14:paraId="66401B62" w14:textId="77777777" w:rsidR="00E9428B" w:rsidRDefault="00C949D3">
      <w:pPr>
        <w:pStyle w:val="Heading2"/>
      </w:pPr>
      <w:r>
        <w:t>Open items ([TBD])</w:t>
      </w:r>
    </w:p>
    <w:p w14:paraId="57C0D796" w14:textId="77777777" w:rsidR="00E9428B" w:rsidRDefault="00E9428B"/>
    <w:p w14:paraId="1D357CB4" w14:textId="77777777" w:rsidR="00E9428B" w:rsidRDefault="00C949D3">
      <w:r>
        <w:t>Tracked in Jira. Fill in before Migration / Build phase starts:</w:t>
      </w:r>
    </w:p>
    <w:p w14:paraId="0D142F6F" w14:textId="77777777" w:rsidR="00E9428B" w:rsidRDefault="00E9428B"/>
    <w:p w14:paraId="78933176" w14:textId="77777777" w:rsidR="00E9428B" w:rsidRDefault="00C949D3">
      <w:pPr>
        <w:ind w:left="360" w:hanging="260"/>
      </w:pPr>
      <w:r>
        <w:t xml:space="preserve">•  </w:t>
      </w:r>
      <w:r>
        <w:rPr>
          <w:rFonts w:ascii="Consolas" w:hAnsi="Consolas"/>
          <w:sz w:val="20"/>
          <w:shd w:val="clear" w:color="auto" w:fill="F2F2F2"/>
        </w:rPr>
        <w:t>source_org</w:t>
      </w:r>
      <w:r>
        <w:t xml:space="preserve"> list and their </w:t>
      </w:r>
      <w:r>
        <w:rPr>
          <w:rFonts w:ascii="Consolas" w:hAnsi="Consolas"/>
          <w:sz w:val="20"/>
          <w:shd w:val="clear" w:color="auto" w:fill="F2F2F2"/>
        </w:rPr>
        <w:t>destination_org</w:t>
      </w:r>
      <w:r>
        <w:t xml:space="preserve"> targets (one </w:t>
      </w:r>
      <w:r>
        <w:rPr>
          <w:rFonts w:ascii="Consolas" w:hAnsi="Consolas"/>
          <w:sz w:val="20"/>
          <w:shd w:val="clear" w:color="auto" w:fill="F2F2F2"/>
        </w:rPr>
        <w:t>migrate-org.yml</w:t>
      </w:r>
      <w:r>
        <w:t xml:space="preserve"> run each).</w:t>
      </w:r>
    </w:p>
    <w:p w14:paraId="2A387BDD" w14:textId="77777777" w:rsidR="00E9428B" w:rsidRDefault="00C949D3">
      <w:pPr>
        <w:ind w:left="360" w:hanging="260"/>
      </w:pPr>
      <w:r>
        <w:t xml:space="preserve">•  CyberArk PVWA URL + safe name(s) per app team (config for </w:t>
      </w:r>
      <w:r>
        <w:rPr>
          <w:rFonts w:ascii="Consolas" w:hAnsi="Consolas"/>
          <w:sz w:val="20"/>
          <w:shd w:val="clear" w:color="auto" w:fill="F2F2F2"/>
        </w:rPr>
        <w:t>org-migration/</w:t>
      </w:r>
      <w:r>
        <w:t>).</w:t>
      </w:r>
    </w:p>
    <w:p w14:paraId="4033AB44" w14:textId="77777777" w:rsidR="00E9428B" w:rsidRDefault="00C949D3">
      <w:pPr>
        <w:ind w:left="360" w:hanging="260"/>
      </w:pPr>
      <w:r>
        <w:t>•  CodeQL default vs advanced setup decision.</w:t>
      </w:r>
    </w:p>
    <w:p w14:paraId="001EA010" w14:textId="77777777" w:rsidR="00E9428B" w:rsidRDefault="00C949D3">
      <w:pPr>
        <w:ind w:left="360" w:hanging="260"/>
      </w:pPr>
      <w:r>
        <w:t>•  Copilot user provisioning method (IIQ auto vs manual list).</w:t>
      </w:r>
    </w:p>
    <w:p w14:paraId="040F77E1" w14:textId="77777777" w:rsidR="00E9428B" w:rsidRDefault="00C949D3">
      <w:pPr>
        <w:ind w:left="360" w:hanging="260"/>
      </w:pPr>
      <w:r>
        <w:t>•  Dependabot enablement baseline.</w:t>
      </w:r>
    </w:p>
    <w:p w14:paraId="2FC770EA" w14:textId="77777777" w:rsidR="00E9428B" w:rsidRDefault="00C949D3">
      <w:pPr>
        <w:ind w:left="360" w:hanging="260"/>
      </w:pPr>
      <w:r>
        <w:t>•  HIPAA audit-log archival target (Splunk index?).</w:t>
      </w:r>
    </w:p>
    <w:p w14:paraId="056FD94A" w14:textId="77777777" w:rsidR="00E9428B" w:rsidRDefault="00C949D3">
      <w:pPr>
        <w:ind w:left="360" w:hanging="260"/>
      </w:pPr>
      <w:r>
        <w:t>•  Sign-off record location (Confluence page per migration / Jira attachment).</w:t>
      </w:r>
    </w:p>
    <w:p w14:paraId="4475AD14" w14:textId="77777777" w:rsidR="00E9428B" w:rsidRDefault="00E9428B"/>
    <w:p w14:paraId="09A9D099" w14:textId="77777777" w:rsidR="00E9428B" w:rsidRDefault="00C949D3">
      <w:r>
        <w:t xml:space="preserve">_Handled by </w:t>
      </w:r>
      <w:r>
        <w:rPr>
          <w:rFonts w:ascii="Consolas" w:hAnsi="Consolas"/>
          <w:sz w:val="20"/>
          <w:shd w:val="clear" w:color="auto" w:fill="F2F2F2"/>
        </w:rPr>
        <w:t>migrate-org.yml</w:t>
      </w:r>
      <w:r>
        <w:t>:_ org migration (</w:t>
      </w:r>
      <w:r>
        <w:rPr>
          <w:rFonts w:ascii="Consolas" w:hAnsi="Consolas"/>
          <w:sz w:val="20"/>
          <w:shd w:val="clear" w:color="auto" w:fill="F2F2F2"/>
        </w:rPr>
        <w:t>gh gei migrate-org</w:t>
      </w:r>
      <w:r>
        <w:t>), rulesets/variables/custom-properties replay, internal visibility, branch-protection removal, source archival. _Handled separately:_ team membership (IIQ/SCIM), repo/env secrets + packages (</w:t>
      </w:r>
      <w:r>
        <w:rPr>
          <w:b/>
        </w:rPr>
        <w:t>CyberArk</w:t>
      </w:r>
      <w:r>
        <w:t xml:space="preserve"> via </w:t>
      </w:r>
      <w:r>
        <w:rPr>
          <w:rFonts w:ascii="Consolas" w:hAnsi="Consolas"/>
          <w:sz w:val="20"/>
          <w:shd w:val="clear" w:color="auto" w:fill="F2F2F2"/>
        </w:rPr>
        <w:t>org-migration/</w:t>
      </w:r>
      <w:r>
        <w:t xml:space="preserve">), cross-repo Actions </w:t>
      </w:r>
      <w:r>
        <w:rPr>
          <w:rFonts w:ascii="Consolas" w:hAnsi="Consolas"/>
          <w:sz w:val="20"/>
          <w:shd w:val="clear" w:color="auto" w:fill="F2F2F2"/>
        </w:rPr>
        <w:t>uses:</w:t>
      </w:r>
      <w:r>
        <w:t xml:space="preserve"> references (post-cutover rewrite), self-hosted runners (manual re-register).</w:t>
      </w:r>
    </w:p>
    <w:sectPr w:rsidR="00E9428B">
      <w:headerReference w:type="default" r:id="rId14"/>
      <w:footerReference w:type="default" r:id="rId15"/>
      <w:pgSz w:w="12240" w:h="15840"/>
      <w:pgMar w:top="1080" w:right="1080" w:bottom="1080" w:left="10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Ray Thomas" w:date="2026-08-05T13:06:00Z" w:initials="RT">
    <w:p w14:paraId="008A1333" w14:textId="18FA2918" w:rsidR="00D14979" w:rsidRDefault="00D14979">
      <w:r>
        <w:annotationRef/>
      </w:r>
      <w:r w:rsidRPr="04E08DE2">
        <w:t>There are also some repo level rulesets. Is their a process to migrate these as well?</w:t>
      </w:r>
    </w:p>
  </w:comment>
  <w:comment w:id="6" w:author="Fabio Palumbo" w:date="2026-08-06T11:36:00Z" w:initials="FP">
    <w:p w14:paraId="1BADDDDC" w14:textId="12A9DD47" w:rsidR="00D14979" w:rsidRDefault="00D14979">
      <w:r>
        <w:annotationRef/>
      </w:r>
      <w:r w:rsidRPr="4B1C160A">
        <w:rPr>
          <w:b/>
          <w:bCs/>
        </w:rPr>
        <w:t>Not today — it's a gap.</w:t>
      </w:r>
      <w:r w:rsidRPr="57D90C19">
        <w:t> Neither GEI nor migrate-org.yml currently migrates </w:t>
      </w:r>
      <w:r w:rsidRPr="7452E527">
        <w:rPr>
          <w:b/>
          <w:bCs/>
        </w:rPr>
        <w:t>repo-level</w:t>
      </w:r>
      <w:r w:rsidRPr="26EA94ED">
        <w:t> rulesets.. Note the related repo-level work already has Jira tasks</w:t>
      </w:r>
    </w:p>
    <w:p w14:paraId="155F80A6" w14:textId="4716F374" w:rsidR="00D14979" w:rsidRDefault="00D14979"/>
    <w:p w14:paraId="4AFAEC30" w14:textId="2E4FFE7C" w:rsidR="00D14979" w:rsidRDefault="00D14979">
      <w:r w:rsidRPr="1E0D7FEF">
        <w:t>we are w</w:t>
      </w:r>
      <w:r w:rsidRPr="1E0D7FEF">
        <w:t>orking on a script that handles a symmetric REST replay, easy to add. The endpoints are GET /repos/{src}/{repo}/rulesets → POST /repos/{dest}/{repo}/rulesets</w:t>
      </w:r>
    </w:p>
  </w:comment>
  <w:comment w:id="8" w:author="Ray Thomas" w:date="2026-08-05T13:10:00Z" w:initials="RT">
    <w:p w14:paraId="7F1C4C56" w14:textId="575E7251" w:rsidR="00D14979" w:rsidRDefault="00D14979">
      <w:r>
        <w:annotationRef/>
      </w:r>
      <w:r w:rsidRPr="2F551D77">
        <w:t>Just to verify, this will cover Org and Repo level variables?</w:t>
      </w:r>
    </w:p>
  </w:comment>
  <w:comment w:id="9" w:author="Ray Thomas" w:date="2026-08-05T14:36:00Z" w:initials="RT">
    <w:p w14:paraId="2BF2008B" w14:textId="7D37E44A" w:rsidR="00D14979" w:rsidRDefault="00D14979">
      <w:r>
        <w:annotationRef/>
      </w:r>
      <w:r w:rsidRPr="2B48C675">
        <w:t>As of this morning Trent has count</w:t>
      </w:r>
      <w:r w:rsidRPr="2B48C675">
        <w:t>ed 66 repos that has variables that need to be migrated</w:t>
      </w:r>
    </w:p>
  </w:comment>
  <w:comment w:id="10" w:author="Fabio Palumbo" w:date="2026-08-06T11:37:00Z" w:initials="FP">
    <w:p w14:paraId="632EB9B8" w14:textId="1CCC897B" w:rsidR="00D14979" w:rsidRDefault="00D14979">
      <w:r>
        <w:annotationRef/>
      </w:r>
      <w:r w:rsidRPr="5B27373A">
        <w:t>As the same we will add the repo-ruleset + repo-variable replay snippets (loop over migration_successes.txt calling the /repos/.../rulesets and /repos/.../actions/variables endpoints)</w:t>
      </w:r>
    </w:p>
  </w:comment>
  <w:comment w:id="21" w:author="Ray Thomas" w:date="2026-08-05T13:04:00Z" w:initials="RT">
    <w:p w14:paraId="69D4EFAF" w14:textId="5B6ADF19" w:rsidR="00D14979" w:rsidRDefault="00D14979">
      <w:r>
        <w:annotationRef/>
      </w:r>
      <w:r w:rsidRPr="4549FAA7">
        <w:t>Does this scri</w:t>
      </w:r>
      <w:r w:rsidRPr="4549FAA7">
        <w:t>pt migrate all of the package versions?</w:t>
      </w:r>
    </w:p>
  </w:comment>
  <w:comment w:id="22" w:author="Fabio Palumbo" w:date="2026-08-06T11:39:00Z" w:initials="FP">
    <w:p w14:paraId="1E31443B" w14:textId="10EB665C" w:rsidR="00D14979" w:rsidRDefault="00D14979">
      <w:r>
        <w:annotationRef/>
      </w:r>
      <w:r w:rsidRPr="60FAB58A">
        <w:t>org-migration/ packages copies </w:t>
      </w:r>
      <w:r w:rsidRPr="5256879B">
        <w:rPr>
          <w:b/>
          <w:bCs/>
        </w:rPr>
        <w:t>all versions or latest,</w:t>
      </w:r>
      <w:r w:rsidRPr="7AB5EBA6">
        <w:t xml:space="preserve"> in this case we are looking for all</w:t>
      </w:r>
    </w:p>
  </w:comment>
  <w:comment w:id="43" w:author="Ray Thomas" w:date="2026-08-05T13:13:00Z" w:initials="RT">
    <w:p w14:paraId="4EDFD94F" w14:textId="79DE85D9" w:rsidR="00D14979" w:rsidRDefault="00D14979">
      <w:r>
        <w:annotationRef/>
      </w:r>
      <w:r w:rsidRPr="525C7564">
        <w:t xml:space="preserve">We should not need to recreate the runners, but more of give the HCSC account access to the HealthSpring network so that HCSC GitHub Enterprise account can see and utilize the runners. </w:t>
      </w:r>
    </w:p>
  </w:comment>
  <w:comment w:id="44" w:author="Fabio Palumbo" w:date="2026-08-06T11:40:00Z" w:initials="FP">
    <w:p w14:paraId="54418E5A" w14:textId="4DAA2028" w:rsidR="00D14979" w:rsidRDefault="00D14979">
      <w:r>
        <w:annotationRef/>
      </w:r>
      <w:r w:rsidRPr="733E8CC6">
        <w:t>Noted.</w:t>
      </w:r>
    </w:p>
  </w:comment>
  <w:comment w:id="45" w:author="Ray Thomas" w:date="2026-08-05T13:16:00Z" w:initials="RT">
    <w:p w14:paraId="56FC1477" w14:textId="1C25CA01" w:rsidR="00D14979" w:rsidRDefault="00D14979">
      <w:r>
        <w:annotationRef/>
      </w:r>
      <w:r w:rsidRPr="42A29997">
        <w:t>We(HealthSpring) will need to verify that the migrated repos can see and utilize the runners before being deregitered.</w:t>
      </w:r>
    </w:p>
    <w:p w14:paraId="2D89BF27" w14:textId="118DFEE4" w:rsidR="00D14979" w:rsidRDefault="00D14979"/>
    <w:p w14:paraId="44EBE2AA" w14:textId="33B9F72F" w:rsidR="00D14979" w:rsidRDefault="00D14979">
      <w:r w:rsidRPr="66F82A29">
        <w:t>Just let us know when you get to this step and we shall deregist</w:t>
      </w:r>
      <w:r w:rsidRPr="66F82A29">
        <w:t>er the Windows Service from the Runner itself.</w:t>
      </w:r>
    </w:p>
  </w:comment>
  <w:comment w:id="46" w:author="Fabio Palumbo" w:date="2026-08-06T11:40:00Z" w:initials="FP">
    <w:p w14:paraId="72EFDE3C" w14:textId="1A8D0162" w:rsidR="00D14979" w:rsidRDefault="00D14979">
      <w:r>
        <w:annotationRef/>
      </w:r>
      <w:r w:rsidRPr="6A4BAB66">
        <w:t>Will add that to the document</w:t>
      </w:r>
    </w:p>
  </w:comment>
  <w:comment w:id="47" w:author="Ray Thomas" w:date="2026-08-05T14:43:00Z" w:initials="RT">
    <w:p w14:paraId="3F607753" w14:textId="0842B038" w:rsidR="00D14979" w:rsidRDefault="00D14979">
      <w:r>
        <w:annotationRef/>
      </w:r>
      <w:r w:rsidRPr="41838454">
        <w:t>There are also Repo level Webhooks that need to be accounted for.</w:t>
      </w:r>
    </w:p>
  </w:comment>
  <w:comment w:id="48" w:author="Fabio Palumbo" w:date="2026-08-06T11:41:00Z" w:initials="FP">
    <w:p w14:paraId="5E66C087" w14:textId="0A36CC10" w:rsidR="00D14979" w:rsidRDefault="00D14979">
      <w:r>
        <w:annotationRef/>
      </w:r>
      <w:r w:rsidRPr="15BFC70E">
        <w:t>Noted, will add it</w:t>
      </w:r>
    </w:p>
  </w:comment>
  <w:comment w:id="111" w:author="Ray Thomas" w:date="2026-08-05T13:17:00Z" w:initials="RT">
    <w:p w14:paraId="0B7C9B46" w14:textId="4B3BBF38" w:rsidR="00D14979" w:rsidRDefault="00D14979">
      <w:r>
        <w:annotationRef/>
      </w:r>
      <w:r w:rsidRPr="71420FAE">
        <w:t>Can we do the same for Repo Level... migrate Repo rulesets and variables.?</w:t>
      </w:r>
    </w:p>
  </w:comment>
  <w:comment w:id="112" w:author="Fabio Palumbo" w:date="2026-08-06T11:41:00Z" w:initials="FP">
    <w:p w14:paraId="108279D6" w14:textId="0550E91E" w:rsidR="00D14979" w:rsidRDefault="00D14979">
      <w:r>
        <w:annotationRef/>
      </w:r>
      <w:r w:rsidRPr="77E68A8E">
        <w:t>Noted.</w:t>
      </w:r>
    </w:p>
  </w:comment>
  <w:comment w:id="113" w:author="Ray Thomas" w:date="2026-08-05T14:51:00Z" w:initials="RT">
    <w:p w14:paraId="7F3F8200" w14:textId="214C59DE" w:rsidR="00D14979" w:rsidRDefault="00D14979">
      <w:r>
        <w:annotationRef/>
      </w:r>
      <w:r w:rsidRPr="3FE98900">
        <w:t xml:space="preserve">Please reach out to </w:t>
      </w:r>
      <w:r>
        <w:fldChar w:fldCharType="begin"/>
      </w:r>
      <w:r>
        <w:instrText xml:space="preserve"> HYPERLINK "mailto:VenkataSurendraKumar_Chaluvadi@hcsc.com"</w:instrText>
      </w:r>
      <w:bookmarkStart w:id="114" w:name="_@_6EFACAA3A0F047E09DBCA1513699ED48Z"/>
      <w:r>
        <w:fldChar w:fldCharType="separate"/>
      </w:r>
      <w:bookmarkEnd w:id="114"/>
      <w:r w:rsidRPr="5B8E6EE4">
        <w:rPr>
          <w:noProof/>
        </w:rPr>
        <w:t>@VenkataSurendraKumar Chaluvadi</w:t>
      </w:r>
      <w:r>
        <w:fldChar w:fldCharType="end"/>
      </w:r>
      <w:r w:rsidRPr="35C8206C">
        <w:t xml:space="preserve">, from HealthSpring about this. </w:t>
      </w:r>
    </w:p>
    <w:p w14:paraId="2DB1FD02" w14:textId="447CD01C" w:rsidR="00D14979" w:rsidRDefault="00D14979"/>
    <w:p w14:paraId="11CC0934" w14:textId="40B65242" w:rsidR="00D14979" w:rsidRDefault="00D14979">
      <w:r w:rsidRPr="5AE06EAA">
        <w:t xml:space="preserve">There is an automation script that </w:t>
      </w:r>
      <w:r>
        <w:fldChar w:fldCharType="begin"/>
      </w:r>
      <w:r>
        <w:instrText xml:space="preserve"> HYPERLINK "mailto:Andres_X_Garcia@bcbstx.com"</w:instrText>
      </w:r>
      <w:bookmarkStart w:id="115" w:name="_@_B45BFCC884234BF3A00B59B5157464DDZ"/>
      <w:r>
        <w:fldChar w:fldCharType="separate"/>
      </w:r>
      <w:bookmarkEnd w:id="115"/>
      <w:r w:rsidRPr="533BA70E">
        <w:rPr>
          <w:noProof/>
        </w:rPr>
        <w:t>@Andres Garcia</w:t>
      </w:r>
      <w:r>
        <w:fldChar w:fldCharType="end"/>
      </w:r>
      <w:r w:rsidRPr="06E75B2B">
        <w:t xml:space="preserve"> has written fo</w:t>
      </w:r>
      <w:r w:rsidRPr="06E75B2B">
        <w:t>r this step.</w:t>
      </w:r>
    </w:p>
    <w:p w14:paraId="37B4546A" w14:textId="4FD1737D" w:rsidR="00D14979" w:rsidRDefault="00D14979"/>
    <w:p w14:paraId="45C1D7BA" w14:textId="50A11D11" w:rsidR="00D14979" w:rsidRDefault="00D14979">
      <w:r w:rsidRPr="498A481A">
        <w:t>Manual manipulating 2300+ repos could be a challenge.</w:t>
      </w:r>
    </w:p>
  </w:comment>
  <w:comment w:id="116" w:author="Ray Thomas" w:date="2026-08-05T13:19:00Z" w:initials="RT">
    <w:p w14:paraId="6533224D" w14:textId="5B7A7ABB" w:rsidR="00284B96" w:rsidRDefault="00284B96">
      <w:r>
        <w:annotationRef/>
      </w:r>
      <w:r w:rsidRPr="683467BD">
        <w:t>This runner is not being used at this time.</w:t>
      </w:r>
    </w:p>
  </w:comment>
  <w:comment w:id="119" w:author="Ray Thomas" w:date="2026-08-05T14:58:00Z" w:initials="RT">
    <w:p w14:paraId="27FD76AE" w14:textId="47E3A091" w:rsidR="00D14979" w:rsidRDefault="00D14979">
      <w:r>
        <w:annotationRef/>
      </w:r>
      <w:r>
        <w:fldChar w:fldCharType="begin"/>
      </w:r>
      <w:r>
        <w:instrText xml:space="preserve"> HYPERLINK "mailto:Andres_X_Garcia@bcbstx.com"</w:instrText>
      </w:r>
      <w:bookmarkStart w:id="121" w:name="_@_5CD225FD2B8E479CA93D5F438DF958A2Z"/>
      <w:r>
        <w:fldChar w:fldCharType="separate"/>
      </w:r>
      <w:bookmarkEnd w:id="121"/>
      <w:r w:rsidRPr="326B80CE">
        <w:rPr>
          <w:noProof/>
        </w:rPr>
        <w:t>@Andres Garcia</w:t>
      </w:r>
      <w:r>
        <w:fldChar w:fldCharType="end"/>
      </w:r>
      <w:r w:rsidRPr="7CB9C008">
        <w:t xml:space="preserve"> The storage method has been changed. Correct?</w:t>
      </w:r>
    </w:p>
  </w:comment>
  <w:comment w:id="120" w:author="Fabio Palumbo" w:date="2026-08-06T11:42:00Z" w:initials="FP">
    <w:p w14:paraId="3F8C610E" w14:textId="53FF5C2B" w:rsidR="00D14979" w:rsidRDefault="00D14979">
      <w:r>
        <w:annotationRef/>
      </w:r>
      <w:r w:rsidRPr="64FA6F12">
        <w:t>We will present in the next meeting, in this case we will not use CyberArk, we will use encryption at rest for the secrets, then the copy of them, and decryption in a second run on the destination org.</w:t>
      </w:r>
    </w:p>
  </w:comment>
  <w:comment w:id="129" w:author="Ray Thomas" w:date="2026-08-05T15:05:00Z" w:initials="RT">
    <w:p w14:paraId="100DDC40" w14:textId="2B2DEE38" w:rsidR="00D14979" w:rsidRDefault="00D14979">
      <w:r>
        <w:annotationRef/>
      </w:r>
      <w:r w:rsidRPr="02273CC7">
        <w:t>Can this be done within feature branch like "feature/SOURCE_ORG_CHANGE"?</w:t>
      </w:r>
    </w:p>
  </w:comment>
  <w:comment w:id="130" w:author="Fabio Palumbo" w:date="2026-08-06T11:45:00Z" w:initials="FP">
    <w:p w14:paraId="22C50049" w14:textId="127255FF" w:rsidR="00D14979" w:rsidRDefault="00D14979">
      <w:r>
        <w:annotationRef/>
      </w:r>
      <w:r w:rsidRPr="6D945647">
        <w:t>We will n</w:t>
      </w:r>
      <w:r w:rsidRPr="6D945647">
        <w:t>eed to modify the script, will add it as a task, so in the need of roolback its clear, nevertheless Workflows need to be on main branch</w:t>
      </w:r>
    </w:p>
  </w:comment>
  <w:comment w:id="133" w:author="Ray Thomas" w:date="2026-08-05T15:07:00Z" w:initials="RT">
    <w:p w14:paraId="6FC742A2" w14:textId="7622BFF0" w:rsidR="00D14979" w:rsidRDefault="00D14979">
      <w:r>
        <w:annotationRef/>
      </w:r>
      <w:r w:rsidRPr="0FE35406">
        <w:t>There is no reason to re-point the selfhosted runners. The labels should reference the original name.</w:t>
      </w:r>
    </w:p>
    <w:p w14:paraId="53D1D081" w14:textId="38C45CFA" w:rsidR="00D14979" w:rsidRDefault="00D14979"/>
    <w:p w14:paraId="10348F76" w14:textId="1CE582A2" w:rsidR="00D14979" w:rsidRDefault="00D14979">
      <w:r w:rsidRPr="591AA73A">
        <w:t>It should be the labels that need to change, but the destination that the runners are pointing to.</w:t>
      </w:r>
    </w:p>
  </w:comment>
  <w:comment w:id="136" w:author="Ray Thomas" w:date="2026-08-05T15:13:00Z" w:initials="RT">
    <w:p w14:paraId="2FAE3E06" w14:textId="53FE66C2" w:rsidR="00D14979" w:rsidRDefault="00D14979">
      <w:r>
        <w:annotationRef/>
      </w:r>
      <w:r>
        <w:fldChar w:fldCharType="begin"/>
      </w:r>
      <w:r>
        <w:instrText xml:space="preserve"> HYPERLINK "mailto:Katie_Prizy@bcbsil.com"</w:instrText>
      </w:r>
      <w:bookmarkStart w:id="137" w:name="_@_D4AA8AA742FE49289C4671C4D737B7DAZ"/>
      <w:r>
        <w:fldChar w:fldCharType="separate"/>
      </w:r>
      <w:bookmarkEnd w:id="137"/>
      <w:r w:rsidRPr="1C4FEE41">
        <w:rPr>
          <w:noProof/>
        </w:rPr>
        <w:t>@Katie Prizy</w:t>
      </w:r>
      <w:r>
        <w:fldChar w:fldCharType="end"/>
      </w:r>
      <w:r w:rsidRPr="2B7A92A3">
        <w:t xml:space="preserve"> and </w:t>
      </w:r>
      <w:r>
        <w:fldChar w:fldCharType="begin"/>
      </w:r>
      <w:r>
        <w:instrText xml:space="preserve"> HYPERLINK "mailto:Lee_Foster@bcbsil.com"</w:instrText>
      </w:r>
      <w:bookmarkStart w:id="138" w:name="_@_C70F2472188D46E9990610AFB533033EZ"/>
      <w:r>
        <w:fldChar w:fldCharType="separate"/>
      </w:r>
      <w:bookmarkEnd w:id="138"/>
      <w:r w:rsidRPr="17630637">
        <w:rPr>
          <w:noProof/>
        </w:rPr>
        <w:t>@Lee Foster</w:t>
      </w:r>
      <w:r>
        <w:fldChar w:fldCharType="end"/>
      </w:r>
      <w:r w:rsidRPr="1E296CEB">
        <w:t xml:space="preserve"> can you verify this?</w:t>
      </w:r>
    </w:p>
  </w:comment>
  <w:comment w:id="139" w:author="Ray Thomas" w:date="2026-08-05T15:13:00Z" w:initials="RT">
    <w:p w14:paraId="558626E1" w14:textId="4CF2686A" w:rsidR="00D14979" w:rsidRDefault="00D14979">
      <w:r>
        <w:annotationRef/>
      </w:r>
      <w:r>
        <w:fldChar w:fldCharType="begin"/>
      </w:r>
      <w:r>
        <w:instrText xml:space="preserve"> HYPERLINK "m</w:instrText>
      </w:r>
      <w:r>
        <w:instrText>ailto:Katie_Prizy@bcbsil.com"</w:instrText>
      </w:r>
      <w:bookmarkStart w:id="140" w:name="_@_185AC01ADEF14FA5AE58E5BF654C4D78Z"/>
      <w:r>
        <w:fldChar w:fldCharType="separate"/>
      </w:r>
      <w:bookmarkEnd w:id="140"/>
      <w:r w:rsidRPr="244ADC8B">
        <w:rPr>
          <w:noProof/>
        </w:rPr>
        <w:t>@Katie Prizy</w:t>
      </w:r>
      <w:r>
        <w:fldChar w:fldCharType="end"/>
      </w:r>
      <w:r w:rsidRPr="51A59137">
        <w:t xml:space="preserve"> and </w:t>
      </w:r>
      <w:r>
        <w:fldChar w:fldCharType="begin"/>
      </w:r>
      <w:r>
        <w:instrText xml:space="preserve"> HYPERLINK "mailto:Lee_Foster@bcbsil.com"</w:instrText>
      </w:r>
      <w:bookmarkStart w:id="141" w:name="_@_AFE749FF643D43BD86E8A431A512D211Z"/>
      <w:r>
        <w:fldChar w:fldCharType="separate"/>
      </w:r>
      <w:bookmarkEnd w:id="141"/>
      <w:r w:rsidRPr="3D591283">
        <w:rPr>
          <w:noProof/>
        </w:rPr>
        <w:t>@Lee Foster</w:t>
      </w:r>
      <w:r>
        <w:fldChar w:fldCharType="end"/>
      </w:r>
      <w:r w:rsidRPr="2A4E0965">
        <w:t xml:space="preserve"> can youv erify this?</w:t>
      </w:r>
    </w:p>
  </w:comment>
  <w:comment w:id="142" w:author="Ray Thomas" w:date="2026-08-05T15:24:00Z" w:initials="RT">
    <w:p w14:paraId="0C1E9E8F" w14:textId="1AE0EBB4" w:rsidR="00D14979" w:rsidRDefault="00D14979">
      <w:r>
        <w:annotationRef/>
      </w:r>
      <w:r w:rsidRPr="5C68B23A">
        <w:t>Is this an email to all of the teams. Like a NewsLetter style that will come out at least 4 weeks before Day 0?</w:t>
      </w:r>
    </w:p>
  </w:comment>
  <w:comment w:id="143" w:author="Ray Thomas" w:date="2026-08-05T15:33:00Z" w:initials="RT">
    <w:p w14:paraId="113F7F76" w14:textId="50FABC6C" w:rsidR="00D14979" w:rsidRDefault="00D14979">
      <w:r>
        <w:annotationRef/>
      </w:r>
      <w:r w:rsidRPr="6B73E5B1">
        <w:t>When is the Dress Rehearsal for this migration?</w:t>
      </w:r>
    </w:p>
  </w:comment>
  <w:comment w:id="144" w:author="Fabio Palumbo [2]" w:date="2026-08-06T13:43:00Z" w:initials="FP">
    <w:p w14:paraId="43500E9E" w14:textId="77777777" w:rsidR="0039135E" w:rsidRDefault="0039135E" w:rsidP="0039135E">
      <w:pPr>
        <w:pStyle w:val="CommentText"/>
      </w:pPr>
      <w:r>
        <w:rPr>
          <w:rStyle w:val="CommentReference"/>
        </w:rPr>
        <w:annotationRef/>
      </w:r>
      <w:r>
        <w:t>Reviewing this, will answer in the document</w:t>
      </w:r>
    </w:p>
  </w:comment>
  <w:comment w:id="153" w:author="Ray Thomas" w:date="2026-08-05T15:26:00Z" w:initials="RT">
    <w:p w14:paraId="0692EEA5" w14:textId="0C8B6FF2" w:rsidR="00D14979" w:rsidRDefault="00D14979">
      <w:r>
        <w:annotationRef/>
      </w:r>
      <w:r w:rsidRPr="3F1C8A80">
        <w:t>Double check that the logs are streaming to SPLUNK.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8A1333" w15:done="0"/>
  <w15:commentEx w15:paraId="4AFAEC30" w15:paraIdParent="008A1333" w15:done="0"/>
  <w15:commentEx w15:paraId="7F1C4C56" w15:done="0"/>
  <w15:commentEx w15:paraId="2BF2008B" w15:paraIdParent="7F1C4C56" w15:done="0"/>
  <w15:commentEx w15:paraId="632EB9B8" w15:paraIdParent="7F1C4C56" w15:done="0"/>
  <w15:commentEx w15:paraId="69D4EFAF" w15:done="0"/>
  <w15:commentEx w15:paraId="1E31443B" w15:paraIdParent="69D4EFAF" w15:done="0"/>
  <w15:commentEx w15:paraId="4EDFD94F" w15:done="0"/>
  <w15:commentEx w15:paraId="54418E5A" w15:paraIdParent="4EDFD94F" w15:done="0"/>
  <w15:commentEx w15:paraId="44EBE2AA" w15:done="0"/>
  <w15:commentEx w15:paraId="72EFDE3C" w15:paraIdParent="44EBE2AA" w15:done="0"/>
  <w15:commentEx w15:paraId="3F607753" w15:done="0"/>
  <w15:commentEx w15:paraId="5E66C087" w15:paraIdParent="3F607753" w15:done="0"/>
  <w15:commentEx w15:paraId="0B7C9B46" w15:done="0"/>
  <w15:commentEx w15:paraId="108279D6" w15:paraIdParent="0B7C9B46" w15:done="0"/>
  <w15:commentEx w15:paraId="45C1D7BA" w15:done="0"/>
  <w15:commentEx w15:paraId="6533224D" w15:done="0"/>
  <w15:commentEx w15:paraId="27FD76AE" w15:done="0"/>
  <w15:commentEx w15:paraId="3F8C610E" w15:paraIdParent="27FD76AE" w15:done="0"/>
  <w15:commentEx w15:paraId="100DDC40" w15:done="0"/>
  <w15:commentEx w15:paraId="22C50049" w15:paraIdParent="100DDC40" w15:done="0"/>
  <w15:commentEx w15:paraId="10348F76" w15:done="0"/>
  <w15:commentEx w15:paraId="2FAE3E06" w15:done="0"/>
  <w15:commentEx w15:paraId="558626E1" w15:done="0"/>
  <w15:commentEx w15:paraId="0C1E9E8F" w15:done="0"/>
  <w15:commentEx w15:paraId="113F7F76" w15:paraIdParent="0C1E9E8F" w15:done="0"/>
  <w15:commentEx w15:paraId="43500E9E" w15:paraIdParent="0C1E9E8F" w15:done="0"/>
  <w15:commentEx w15:paraId="0692EE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F25362" w16cex:dateUtc="2026-08-05T18:06:00Z"/>
  <w16cex:commentExtensible w16cex:durableId="0C4EEB95" w16cex:dateUtc="2026-08-06T14:36:00Z"/>
  <w16cex:commentExtensible w16cex:durableId="32D051F7" w16cex:dateUtc="2026-08-05T18:10:00Z"/>
  <w16cex:commentExtensible w16cex:durableId="03CD4136" w16cex:dateUtc="2026-08-05T19:36:00Z"/>
  <w16cex:commentExtensible w16cex:durableId="338A2DF9" w16cex:dateUtc="2026-08-06T14:37:00Z"/>
  <w16cex:commentExtensible w16cex:durableId="53BA94E0" w16cex:dateUtc="2026-08-05T18:04:00Z"/>
  <w16cex:commentExtensible w16cex:durableId="554F13AE" w16cex:dateUtc="2026-08-06T14:39:00Z"/>
  <w16cex:commentExtensible w16cex:durableId="7FA4297B" w16cex:dateUtc="2026-08-05T18:13:00Z"/>
  <w16cex:commentExtensible w16cex:durableId="10672A01" w16cex:dateUtc="2026-08-06T14:40:00Z"/>
  <w16cex:commentExtensible w16cex:durableId="618B6F2E" w16cex:dateUtc="2026-08-05T18:16:00Z"/>
  <w16cex:commentExtensible w16cex:durableId="7AA3FD54" w16cex:dateUtc="2026-08-06T14:40:00Z"/>
  <w16cex:commentExtensible w16cex:durableId="6A3AB0E8" w16cex:dateUtc="2026-08-05T19:43:00Z"/>
  <w16cex:commentExtensible w16cex:durableId="241B061A" w16cex:dateUtc="2026-08-06T14:41:00Z"/>
  <w16cex:commentExtensible w16cex:durableId="1E6596D0" w16cex:dateUtc="2026-08-05T18:17:00Z"/>
  <w16cex:commentExtensible w16cex:durableId="36764473" w16cex:dateUtc="2026-08-06T14:41:00Z"/>
  <w16cex:commentExtensible w16cex:durableId="572D244E" w16cex:dateUtc="2026-08-05T19:51:00Z"/>
  <w16cex:commentExtensible w16cex:durableId="17389F1A" w16cex:dateUtc="2026-08-05T18:19:00Z">
    <w16cex:extLst>
      <w16:ext w16:uri="{CE6994B0-6A32-4C9F-8C6B-6E91EDA988CE}">
        <cr:reactions xmlns:cr="http://schemas.microsoft.com/office/comments/2020/reactions">
          <cr:reaction reactionType="1">
            <cr:reactionInfo dateUtc="2026-08-06T14:41:52Z">
              <cr:user userId="S::fabio_palumbo@bcbsil.com::6a4fd352-601f-4c7a-a1dd-a7f99a892c9f" userProvider="AD" userName="Fabio Palumbo"/>
            </cr:reactionInfo>
          </cr:reaction>
        </cr:reactions>
      </w16:ext>
    </w16cex:extLst>
  </w16cex:commentExtensible>
  <w16cex:commentExtensible w16cex:durableId="4E1CE994" w16cex:dateUtc="2026-08-05T19:58:00Z"/>
  <w16cex:commentExtensible w16cex:durableId="28FD37C7" w16cex:dateUtc="2026-08-06T14:42:00Z"/>
  <w16cex:commentExtensible w16cex:durableId="3571A606" w16cex:dateUtc="2026-08-05T20:05:00Z"/>
  <w16cex:commentExtensible w16cex:durableId="4927F754" w16cex:dateUtc="2026-08-06T14:45:00Z"/>
  <w16cex:commentExtensible w16cex:durableId="10DBA00D" w16cex:dateUtc="2026-08-05T20:07:00Z">
    <w16cex:extLst>
      <w16:ext w16:uri="{CE6994B0-6A32-4C9F-8C6B-6E91EDA988CE}">
        <cr:reactions xmlns:cr="http://schemas.microsoft.com/office/comments/2020/reactions">
          <cr:reaction reactionType="1">
            <cr:reactionInfo dateUtc="2026-08-06T14:45:20Z">
              <cr:user userId="S::fabio_palumbo@bcbsil.com::6a4fd352-601f-4c7a-a1dd-a7f99a892c9f" userProvider="AD" userName="Fabio Palumbo"/>
            </cr:reactionInfo>
          </cr:reaction>
        </cr:reactions>
      </w16:ext>
    </w16cex:extLst>
  </w16cex:commentExtensible>
  <w16cex:commentExtensible w16cex:durableId="7201CA53" w16cex:dateUtc="2026-08-05T20:13:00Z"/>
  <w16cex:commentExtensible w16cex:durableId="6598921B" w16cex:dateUtc="2026-08-05T20:13:00Z"/>
  <w16cex:commentExtensible w16cex:durableId="1B9ADD41" w16cex:dateUtc="2026-08-05T20:24:00Z"/>
  <w16cex:commentExtensible w16cex:durableId="37BC43C0" w16cex:dateUtc="2026-08-05T20:33:00Z"/>
  <w16cex:commentExtensible w16cex:durableId="74EE8B4B" w16cex:dateUtc="2026-08-06T16:43:00Z"/>
  <w16cex:commentExtensible w16cex:durableId="20EAF9D3" w16cex:dateUtc="2026-08-05T2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8A1333" w16cid:durableId="3FF25362"/>
  <w16cid:commentId w16cid:paraId="4AFAEC30" w16cid:durableId="0C4EEB95"/>
  <w16cid:commentId w16cid:paraId="7F1C4C56" w16cid:durableId="32D051F7"/>
  <w16cid:commentId w16cid:paraId="2BF2008B" w16cid:durableId="03CD4136"/>
  <w16cid:commentId w16cid:paraId="632EB9B8" w16cid:durableId="338A2DF9"/>
  <w16cid:commentId w16cid:paraId="69D4EFAF" w16cid:durableId="53BA94E0"/>
  <w16cid:commentId w16cid:paraId="1E31443B" w16cid:durableId="554F13AE"/>
  <w16cid:commentId w16cid:paraId="4EDFD94F" w16cid:durableId="7FA4297B"/>
  <w16cid:commentId w16cid:paraId="54418E5A" w16cid:durableId="10672A01"/>
  <w16cid:commentId w16cid:paraId="44EBE2AA" w16cid:durableId="618B6F2E"/>
  <w16cid:commentId w16cid:paraId="72EFDE3C" w16cid:durableId="7AA3FD54"/>
  <w16cid:commentId w16cid:paraId="3F607753" w16cid:durableId="6A3AB0E8"/>
  <w16cid:commentId w16cid:paraId="5E66C087" w16cid:durableId="241B061A"/>
  <w16cid:commentId w16cid:paraId="0B7C9B46" w16cid:durableId="1E6596D0"/>
  <w16cid:commentId w16cid:paraId="108279D6" w16cid:durableId="36764473"/>
  <w16cid:commentId w16cid:paraId="45C1D7BA" w16cid:durableId="572D244E"/>
  <w16cid:commentId w16cid:paraId="6533224D" w16cid:durableId="17389F1A"/>
  <w16cid:commentId w16cid:paraId="27FD76AE" w16cid:durableId="4E1CE994"/>
  <w16cid:commentId w16cid:paraId="3F8C610E" w16cid:durableId="28FD37C7"/>
  <w16cid:commentId w16cid:paraId="100DDC40" w16cid:durableId="3571A606"/>
  <w16cid:commentId w16cid:paraId="22C50049" w16cid:durableId="4927F754"/>
  <w16cid:commentId w16cid:paraId="10348F76" w16cid:durableId="10DBA00D"/>
  <w16cid:commentId w16cid:paraId="2FAE3E06" w16cid:durableId="7201CA53"/>
  <w16cid:commentId w16cid:paraId="558626E1" w16cid:durableId="6598921B"/>
  <w16cid:commentId w16cid:paraId="0C1E9E8F" w16cid:durableId="1B9ADD41"/>
  <w16cid:commentId w16cid:paraId="113F7F76" w16cid:durableId="37BC43C0"/>
  <w16cid:commentId w16cid:paraId="43500E9E" w16cid:durableId="74EE8B4B"/>
  <w16cid:commentId w16cid:paraId="0692EEA5" w16cid:durableId="20EAF9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AAC45" w14:textId="77777777" w:rsidR="00D14979" w:rsidRDefault="00D14979">
      <w:pPr>
        <w:spacing w:after="0" w:line="240" w:lineRule="auto"/>
      </w:pPr>
      <w:r>
        <w:separator/>
      </w:r>
    </w:p>
  </w:endnote>
  <w:endnote w:type="continuationSeparator" w:id="0">
    <w:p w14:paraId="524D7170" w14:textId="77777777" w:rsidR="00D14979" w:rsidRDefault="00D14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08340FA" w14:paraId="205A41E8" w14:textId="77777777" w:rsidTr="308340FA">
      <w:trPr>
        <w:trHeight w:val="300"/>
      </w:trPr>
      <w:tc>
        <w:tcPr>
          <w:tcW w:w="3360" w:type="dxa"/>
        </w:tcPr>
        <w:p w14:paraId="3F8102C9" w14:textId="2B11B09A" w:rsidR="308340FA" w:rsidRDefault="308340FA" w:rsidP="308340FA">
          <w:pPr>
            <w:pStyle w:val="Header"/>
            <w:ind w:left="-115"/>
          </w:pPr>
        </w:p>
      </w:tc>
      <w:tc>
        <w:tcPr>
          <w:tcW w:w="3360" w:type="dxa"/>
        </w:tcPr>
        <w:p w14:paraId="590E469A" w14:textId="4DF45C2C" w:rsidR="308340FA" w:rsidRDefault="308340FA" w:rsidP="308340FA">
          <w:pPr>
            <w:pStyle w:val="Header"/>
            <w:jc w:val="center"/>
          </w:pPr>
        </w:p>
      </w:tc>
      <w:tc>
        <w:tcPr>
          <w:tcW w:w="3360" w:type="dxa"/>
        </w:tcPr>
        <w:p w14:paraId="501CDA83" w14:textId="267F41DD" w:rsidR="308340FA" w:rsidRDefault="308340FA" w:rsidP="308340FA">
          <w:pPr>
            <w:pStyle w:val="Header"/>
            <w:ind w:right="-115"/>
            <w:jc w:val="right"/>
          </w:pPr>
        </w:p>
      </w:tc>
    </w:tr>
  </w:tbl>
  <w:p w14:paraId="0353D909" w14:textId="685B9723" w:rsidR="308340FA" w:rsidRDefault="308340FA" w:rsidP="308340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5EE15" w14:textId="77777777" w:rsidR="00D14979" w:rsidRDefault="00D14979">
      <w:pPr>
        <w:spacing w:after="0" w:line="240" w:lineRule="auto"/>
      </w:pPr>
      <w:r>
        <w:separator/>
      </w:r>
    </w:p>
  </w:footnote>
  <w:footnote w:type="continuationSeparator" w:id="0">
    <w:p w14:paraId="7A0A4C40" w14:textId="77777777" w:rsidR="00D14979" w:rsidRDefault="00D149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2623" w14:textId="406E7A22" w:rsidR="308340FA" w:rsidRDefault="308340FA" w:rsidP="308340FA">
    <w:pPr>
      <w:keepNext/>
      <w:keepLines/>
      <w:tabs>
        <w:tab w:val="left" w:pos="6981"/>
      </w:tabs>
      <w:spacing w:after="0" w:line="240" w:lineRule="auto"/>
      <w:rPr>
        <w:rFonts w:ascii="Arial" w:eastAsia="Arial" w:hAnsi="Arial" w:cs="Arial"/>
        <w:b/>
        <w:bCs/>
        <w:color w:val="0045E6"/>
        <w:sz w:val="32"/>
        <w:szCs w:val="32"/>
      </w:rPr>
    </w:pPr>
    <w:r w:rsidRPr="308340FA">
      <w:rPr>
        <w:rFonts w:ascii="Arial" w:eastAsia="Arial" w:hAnsi="Arial" w:cs="Arial"/>
        <w:b/>
        <w:bCs/>
        <w:color w:val="0045E6"/>
        <w:sz w:val="32"/>
        <w:szCs w:val="32"/>
      </w:rPr>
      <w:t xml:space="preserve">DevOps Tools Consolidation program      </w:t>
    </w:r>
    <w:r>
      <w:rPr>
        <w:noProof/>
      </w:rPr>
      <w:drawing>
        <wp:inline distT="0" distB="0" distL="0" distR="0" wp14:anchorId="1551B10C" wp14:editId="76B5D1E6">
          <wp:extent cx="2324100" cy="238125"/>
          <wp:effectExtent l="0" t="0" r="0" b="0"/>
          <wp:docPr id="100664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56725" name="Picture 1466356725"/>
                  <pic:cNvPicPr/>
                </pic:nvPicPr>
                <pic:blipFill>
                  <a:blip r:embed="rId1">
                    <a:extLst>
                      <a:ext uri="{28A0092B-C50C-407E-A947-70E740481C1C}">
                        <a14:useLocalDpi xmlns:a14="http://schemas.microsoft.com/office/drawing/2010/main"/>
                      </a:ext>
                    </a:extLst>
                  </a:blip>
                  <a:stretch>
                    <a:fillRect/>
                  </a:stretch>
                </pic:blipFill>
                <pic:spPr>
                  <a:xfrm>
                    <a:off x="0" y="0"/>
                    <a:ext cx="2324100" cy="238125"/>
                  </a:xfrm>
                  <a:prstGeom prst="rect">
                    <a:avLst/>
                  </a:prstGeom>
                </pic:spPr>
              </pic:pic>
            </a:graphicData>
          </a:graphic>
        </wp:inline>
      </w:drawing>
    </w:r>
  </w:p>
  <w:p w14:paraId="53BD015D" w14:textId="0CB61D87" w:rsidR="308340FA" w:rsidRDefault="308340FA" w:rsidP="308340FA">
    <w:pPr>
      <w:pStyle w:val="Header"/>
      <w:pBdr>
        <w:bottom w:val="single" w:sz="4" w:space="1" w:color="C0BED0"/>
      </w:pBdr>
      <w:tabs>
        <w:tab w:val="center" w:pos="4419"/>
        <w:tab w:val="right" w:pos="8838"/>
      </w:tabs>
      <w:spacing w:line="240" w:lineRule="auto"/>
      <w:rPr>
        <w:rFonts w:ascii="Arial" w:eastAsia="Arial" w:hAnsi="Arial" w:cs="Arial"/>
        <w:color w:val="817EA1"/>
        <w:szCs w:val="22"/>
      </w:rPr>
    </w:pPr>
    <w:r w:rsidRPr="308340FA">
      <w:rPr>
        <w:rFonts w:ascii="Arial" w:eastAsia="Arial" w:hAnsi="Arial" w:cs="Arial"/>
        <w:i/>
        <w:iCs/>
        <w:color w:val="817EA1"/>
        <w:szCs w:val="22"/>
      </w:rPr>
      <w:t>Github Migration runbook</w:t>
    </w:r>
  </w:p>
  <w:p w14:paraId="49C357D8" w14:textId="253B2ED9" w:rsidR="308340FA" w:rsidRDefault="308340FA" w:rsidP="308340FA">
    <w:pPr>
      <w:tabs>
        <w:tab w:val="center" w:pos="4419"/>
        <w:tab w:val="right" w:pos="8838"/>
      </w:tabs>
      <w:spacing w:after="0" w:line="240" w:lineRule="auto"/>
      <w:rPr>
        <w:rFonts w:ascii="Aptos" w:eastAsia="Aptos" w:hAnsi="Aptos" w:cs="Aptos"/>
        <w:color w:val="000000" w:themeColor="text1"/>
        <w:szCs w:val="22"/>
      </w:rPr>
    </w:pPr>
  </w:p>
  <w:p w14:paraId="6B00B84A" w14:textId="0DF7E8FD" w:rsidR="308340FA" w:rsidRDefault="308340FA" w:rsidP="308340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C64EF"/>
    <w:multiLevelType w:val="hybridMultilevel"/>
    <w:tmpl w:val="ED5C91BC"/>
    <w:lvl w:ilvl="0" w:tplc="04090001">
      <w:start w:val="1"/>
      <w:numFmt w:val="bullet"/>
      <w:lvlText w:val=""/>
      <w:lvlJc w:val="left"/>
      <w:pPr>
        <w:ind w:left="460" w:hanging="360"/>
      </w:pPr>
      <w:rPr>
        <w:rFonts w:ascii="Symbol" w:hAnsi="Symbo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 w15:restartNumberingAfterBreak="0">
    <w:nsid w:val="4F6053DC"/>
    <w:multiLevelType w:val="hybridMultilevel"/>
    <w:tmpl w:val="AAD6774E"/>
    <w:lvl w:ilvl="0" w:tplc="04090001">
      <w:start w:val="1"/>
      <w:numFmt w:val="bullet"/>
      <w:lvlText w:val=""/>
      <w:lvlJc w:val="left"/>
      <w:pPr>
        <w:ind w:left="460" w:hanging="360"/>
      </w:pPr>
      <w:rPr>
        <w:rFonts w:ascii="Symbol" w:hAnsi="Symbo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num w:numId="1" w16cid:durableId="1934581573">
    <w:abstractNumId w:val="0"/>
  </w:num>
  <w:num w:numId="2" w16cid:durableId="200350294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o Palumbo">
    <w15:presenceInfo w15:providerId="AD" w15:userId="S::fabio_palumbo@bcbsil.com::6a4fd352-601f-4c7a-a1dd-a7f99a892c9f"/>
  </w15:person>
  <w15:person w15:author="Ray Thomas">
    <w15:presenceInfo w15:providerId="AD" w15:userId="S::ray_x_thomas@hcsc.com::b2acdc2f-6c53-4d6f-a289-1658a75f3611"/>
  </w15:person>
  <w15:person w15:author="Fabio Palumbo [2]">
    <w15:presenceInfo w15:providerId="AD" w15:userId="S::Fabio_Palumbo@bcbsil.com::6a4fd352-601f-4c7a-a1dd-a7f99a892c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8B"/>
    <w:rsid w:val="0010019D"/>
    <w:rsid w:val="001C143E"/>
    <w:rsid w:val="002058A1"/>
    <w:rsid w:val="00215FA4"/>
    <w:rsid w:val="00242427"/>
    <w:rsid w:val="002735BE"/>
    <w:rsid w:val="00284B96"/>
    <w:rsid w:val="00332AE3"/>
    <w:rsid w:val="00345DA7"/>
    <w:rsid w:val="00367092"/>
    <w:rsid w:val="00385FD3"/>
    <w:rsid w:val="0039135E"/>
    <w:rsid w:val="003C1055"/>
    <w:rsid w:val="004C061A"/>
    <w:rsid w:val="00504252"/>
    <w:rsid w:val="00506F29"/>
    <w:rsid w:val="005652EC"/>
    <w:rsid w:val="00587CAF"/>
    <w:rsid w:val="0064777F"/>
    <w:rsid w:val="00693C9D"/>
    <w:rsid w:val="006B2008"/>
    <w:rsid w:val="007B22C1"/>
    <w:rsid w:val="007E71CF"/>
    <w:rsid w:val="00842CEB"/>
    <w:rsid w:val="008632FC"/>
    <w:rsid w:val="008776E5"/>
    <w:rsid w:val="008D008F"/>
    <w:rsid w:val="008D68B5"/>
    <w:rsid w:val="00915404"/>
    <w:rsid w:val="00926D39"/>
    <w:rsid w:val="00980583"/>
    <w:rsid w:val="009A0A19"/>
    <w:rsid w:val="00A051E7"/>
    <w:rsid w:val="00A15851"/>
    <w:rsid w:val="00A829F8"/>
    <w:rsid w:val="00AB1AA8"/>
    <w:rsid w:val="00AB6A82"/>
    <w:rsid w:val="00AD0A1E"/>
    <w:rsid w:val="00BB0ABF"/>
    <w:rsid w:val="00C018F0"/>
    <w:rsid w:val="00C855F6"/>
    <w:rsid w:val="00C92425"/>
    <w:rsid w:val="00C949D3"/>
    <w:rsid w:val="00CC2C4F"/>
    <w:rsid w:val="00D14979"/>
    <w:rsid w:val="00D448E6"/>
    <w:rsid w:val="00D718CF"/>
    <w:rsid w:val="00DD4BCE"/>
    <w:rsid w:val="00DD6D89"/>
    <w:rsid w:val="00E27179"/>
    <w:rsid w:val="00E9428B"/>
    <w:rsid w:val="00EC10F9"/>
    <w:rsid w:val="00ED4EF6"/>
    <w:rsid w:val="00F1413D"/>
    <w:rsid w:val="00FF714A"/>
    <w:rsid w:val="01564D37"/>
    <w:rsid w:val="0B5E31C8"/>
    <w:rsid w:val="0B654D4D"/>
    <w:rsid w:val="0D0A495F"/>
    <w:rsid w:val="110D2323"/>
    <w:rsid w:val="1C0CBA4F"/>
    <w:rsid w:val="1D9601F0"/>
    <w:rsid w:val="22397F8F"/>
    <w:rsid w:val="27C95F7F"/>
    <w:rsid w:val="2B2E86AA"/>
    <w:rsid w:val="2BDA2F64"/>
    <w:rsid w:val="308340FA"/>
    <w:rsid w:val="31EA0F56"/>
    <w:rsid w:val="38CF32A6"/>
    <w:rsid w:val="3AC01807"/>
    <w:rsid w:val="3D720E7C"/>
    <w:rsid w:val="40F53618"/>
    <w:rsid w:val="46685034"/>
    <w:rsid w:val="499774B4"/>
    <w:rsid w:val="4D1C16A6"/>
    <w:rsid w:val="54C806FB"/>
    <w:rsid w:val="56FFAF33"/>
    <w:rsid w:val="5B1A1CE9"/>
    <w:rsid w:val="5EBAE2B8"/>
    <w:rsid w:val="5EEC928B"/>
    <w:rsid w:val="61C22CED"/>
    <w:rsid w:val="6408E746"/>
    <w:rsid w:val="6516E83C"/>
    <w:rsid w:val="6BD0A60C"/>
    <w:rsid w:val="734169E3"/>
    <w:rsid w:val="75AA448C"/>
    <w:rsid w:val="7F4103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0DA6C"/>
  <w15:docId w15:val="{7D8F6B9F-B527-4F51-834A-F2EB21CC8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style>
  <w:style w:type="paragraph" w:styleId="Heading1">
    <w:name w:val="heading 1"/>
    <w:basedOn w:val="Normal"/>
    <w:uiPriority w:val="9"/>
    <w:qFormat/>
    <w:pPr>
      <w:pBdr>
        <w:bottom w:val="single" w:sz="12" w:space="2" w:color="1F3864"/>
      </w:pBdr>
      <w:spacing w:before="240"/>
      <w:outlineLvl w:val="0"/>
    </w:pPr>
    <w:rPr>
      <w:b/>
      <w:color w:val="1F3864"/>
      <w:sz w:val="44"/>
    </w:rPr>
  </w:style>
  <w:style w:type="paragraph" w:styleId="Heading2">
    <w:name w:val="heading 2"/>
    <w:basedOn w:val="Normal"/>
    <w:uiPriority w:val="9"/>
    <w:unhideWhenUsed/>
    <w:qFormat/>
    <w:pPr>
      <w:pBdr>
        <w:bottom w:val="single" w:sz="4" w:space="2" w:color="BDD7EE"/>
      </w:pBdr>
      <w:spacing w:before="280" w:after="100"/>
      <w:outlineLvl w:val="1"/>
    </w:pPr>
    <w:rPr>
      <w:b/>
      <w:color w:val="2E5496"/>
      <w:sz w:val="32"/>
    </w:rPr>
  </w:style>
  <w:style w:type="paragraph" w:styleId="Heading3">
    <w:name w:val="heading 3"/>
    <w:basedOn w:val="Normal"/>
    <w:uiPriority w:val="9"/>
    <w:unhideWhenUsed/>
    <w:qFormat/>
    <w:pPr>
      <w:spacing w:before="220" w:after="80"/>
      <w:outlineLvl w:val="2"/>
    </w:pPr>
    <w:rPr>
      <w:b/>
      <w:color w:val="2E5496"/>
      <w:sz w:val="26"/>
    </w:rPr>
  </w:style>
  <w:style w:type="paragraph" w:styleId="Heading4">
    <w:name w:val="heading 4"/>
    <w:basedOn w:val="Normal"/>
    <w:uiPriority w:val="9"/>
    <w:semiHidden/>
    <w:unhideWhenUsed/>
    <w:qFormat/>
    <w:pPr>
      <w:spacing w:before="160" w:after="60"/>
      <w:outlineLvl w:val="3"/>
    </w:pPr>
    <w:rPr>
      <w:b/>
      <w:color w:val="44546A"/>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Block">
    <w:name w:val="Code Block"/>
    <w:basedOn w:val="Normal"/>
    <w:pPr>
      <w:shd w:val="clear" w:color="auto" w:fill="F6F8FA"/>
      <w:spacing w:after="0" w:line="240" w:lineRule="auto"/>
      <w:ind w:left="200" w:right="200"/>
    </w:pPr>
    <w:rPr>
      <w:rFonts w:ascii="Consolas" w:hAnsi="Consolas"/>
      <w:sz w:val="19"/>
    </w:rPr>
  </w:style>
  <w:style w:type="paragraph" w:styleId="Quote">
    <w:name w:val="Quote"/>
    <w:basedOn w:val="Normal"/>
    <w:pPr>
      <w:pBdr>
        <w:left w:val="single" w:sz="18" w:space="8" w:color="BDD7EE"/>
      </w:pBdr>
      <w:shd w:val="clear" w:color="auto" w:fill="F7FBFF"/>
      <w:spacing w:before="60" w:after="60"/>
      <w:ind w:left="360"/>
    </w:pPr>
    <w:rPr>
      <w:color w:val="44546A"/>
    </w:r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0" w:type="dxa"/>
        <w:left w:w="80" w:type="dxa"/>
        <w:bottom w:w="40" w:type="dxa"/>
        <w:right w:w="80" w:type="dxa"/>
      </w:tblCellMar>
    </w:tblPr>
  </w:style>
  <w:style w:type="paragraph" w:styleId="Header">
    <w:name w:val="header"/>
    <w:basedOn w:val="Normal"/>
    <w:uiPriority w:val="99"/>
    <w:unhideWhenUsed/>
    <w:rsid w:val="308340FA"/>
    <w:pPr>
      <w:tabs>
        <w:tab w:val="center" w:pos="4680"/>
        <w:tab w:val="right" w:pos="9360"/>
      </w:tabs>
      <w:spacing w:after="0"/>
    </w:pPr>
  </w:style>
  <w:style w:type="paragraph" w:styleId="Footer">
    <w:name w:val="footer"/>
    <w:basedOn w:val="Normal"/>
    <w:uiPriority w:val="99"/>
    <w:unhideWhenUsed/>
    <w:rsid w:val="308340FA"/>
    <w:pPr>
      <w:tabs>
        <w:tab w:val="center" w:pos="4680"/>
        <w:tab w:val="right" w:pos="9360"/>
      </w:tabs>
      <w:spacing w:after="0"/>
    </w:pPr>
  </w:style>
  <w:style w:type="paragraph" w:styleId="CommentText">
    <w:name w:val="annotation text"/>
    <w:basedOn w:val="Normal"/>
    <w:link w:val="CommentTextChar"/>
    <w:uiPriority w:val="99"/>
    <w:unhideWhenUsed/>
    <w:pPr>
      <w:spacing w:line="240" w:lineRule="auto"/>
    </w:pPr>
    <w:rPr>
      <w:sz w:val="20"/>
    </w:rPr>
  </w:style>
  <w:style w:type="character" w:customStyle="1" w:styleId="CommentTextChar">
    <w:name w:val="Comment Text Char"/>
    <w:basedOn w:val="DefaultParagraphFont"/>
    <w:link w:val="CommentText"/>
    <w:uiPriority w:val="99"/>
    <w:rPr>
      <w:sz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C10F9"/>
    <w:pPr>
      <w:spacing w:after="0" w:line="240" w:lineRule="auto"/>
    </w:pPr>
  </w:style>
  <w:style w:type="paragraph" w:styleId="ListParagraph">
    <w:name w:val="List Paragraph"/>
    <w:basedOn w:val="Normal"/>
    <w:uiPriority w:val="34"/>
    <w:qFormat/>
    <w:rsid w:val="002058A1"/>
    <w:pPr>
      <w:ind w:left="720"/>
      <w:contextualSpacing/>
    </w:pPr>
  </w:style>
  <w:style w:type="paragraph" w:styleId="CommentSubject">
    <w:name w:val="annotation subject"/>
    <w:basedOn w:val="CommentText"/>
    <w:next w:val="CommentText"/>
    <w:link w:val="CommentSubjectChar"/>
    <w:uiPriority w:val="99"/>
    <w:semiHidden/>
    <w:unhideWhenUsed/>
    <w:rsid w:val="0039135E"/>
    <w:rPr>
      <w:b/>
      <w:bCs/>
    </w:rPr>
  </w:style>
  <w:style w:type="character" w:customStyle="1" w:styleId="CommentSubjectChar">
    <w:name w:val="Comment Subject Char"/>
    <w:basedOn w:val="CommentTextChar"/>
    <w:link w:val="CommentSubject"/>
    <w:uiPriority w:val="99"/>
    <w:semiHidden/>
    <w:rsid w:val="0039135E"/>
    <w:rPr>
      <w:b/>
      <w:bCs/>
      <w:sz w:val="20"/>
    </w:rPr>
  </w:style>
  <w:style w:type="character" w:styleId="Hyperlink">
    <w:name w:val="Hyperlink"/>
    <w:basedOn w:val="DefaultParagraphFont"/>
    <w:uiPriority w:val="99"/>
    <w:unhideWhenUsed/>
    <w:rsid w:val="00DD4BCE"/>
    <w:rPr>
      <w:color w:val="0563C1" w:themeColor="hyperlink"/>
      <w:u w:val="single"/>
    </w:rPr>
  </w:style>
  <w:style w:type="character" w:styleId="UnresolvedMention">
    <w:name w:val="Unresolved Mention"/>
    <w:basedOn w:val="DefaultParagraphFont"/>
    <w:uiPriority w:val="99"/>
    <w:semiHidden/>
    <w:unhideWhenUsed/>
    <w:rsid w:val="00DD4B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microsoft.com/office/2019/05/relationships/documenttasks" Target="documenttasks/documenttasks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0A65FC53-F0F9-4C58-B9E6-0964F17E45A4}">
    <t:Anchor>
      <t:Comment id="1310517652"/>
    </t:Anchor>
    <t:History>
      <t:Event id="{5F1610F6-10FB-4909-8031-460C182331FD}" time="2026-08-05T19:58:22.617Z">
        <t:Attribution userId="S::ray_x_thomas@hcsc.com::b2acdc2f-6c53-4d6f-a289-1658a75f3611" userProvider="AD" userName="Ray Thomas"/>
        <t:Anchor>
          <t:Comment id="1310517652"/>
        </t:Anchor>
        <t:Create/>
      </t:Event>
      <t:Event id="{991B404A-9831-43B9-9AF0-32C4C26F463B}" time="2026-08-05T19:58:22.617Z">
        <t:Attribution userId="S::ray_x_thomas@hcsc.com::b2acdc2f-6c53-4d6f-a289-1658a75f3611" userProvider="AD" userName="Ray Thomas"/>
        <t:Anchor>
          <t:Comment id="1310517652"/>
        </t:Anchor>
        <t:Assign userId="S::Andres_X_Garcia@bcbstx.com::7822908e-b03b-422b-b2b2-041db4d69dde" userProvider="AD" userName="Andres Garcia"/>
      </t:Event>
      <t:Event id="{CA78C062-E6CA-44A7-A5DA-8D5F7787D98A}" time="2026-08-05T19:58:22.617Z">
        <t:Attribution userId="S::ray_x_thomas@hcsc.com::b2acdc2f-6c53-4d6f-a289-1658a75f3611" userProvider="AD" userName="Ray Thomas"/>
        <t:Anchor>
          <t:Comment id="1310517652"/>
        </t:Anchor>
        <t:SetTitle title="@Andres Garcia The storage method has been changed. Correc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a0e3154-6b99-4da6-b1ce-8f52728b995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6FBA45A6F4D3419D61D78704D979DB" ma:contentTypeVersion="11" ma:contentTypeDescription="Create a new document." ma:contentTypeScope="" ma:versionID="24defc826c77082ddd4ab631d8c61fae">
  <xsd:schema xmlns:xsd="http://www.w3.org/2001/XMLSchema" xmlns:xs="http://www.w3.org/2001/XMLSchema" xmlns:p="http://schemas.microsoft.com/office/2006/metadata/properties" xmlns:ns1="http://schemas.microsoft.com/sharepoint/v3" xmlns:ns2="7a0e3154-6b99-4da6-b1ce-8f52728b9954" targetNamespace="http://schemas.microsoft.com/office/2006/metadata/properties" ma:root="true" ma:fieldsID="021c29e3b689fc8881e2cbb8872ec39e" ns1:_="" ns2:_="">
    <xsd:import namespace="http://schemas.microsoft.com/sharepoint/v3"/>
    <xsd:import namespace="7a0e3154-6b99-4da6-b1ce-8f52728b99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0e3154-6b99-4da6-b1ce-8f52728b99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4530e2d-b1ea-4ada-8c7e-d095980ec34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89D76E-7F51-4FF9-A375-CE2CEF75B21C}">
  <ds:schemaRefs>
    <ds:schemaRef ds:uri="http://schemas.microsoft.com/office/2006/metadata/properties"/>
    <ds:schemaRef ds:uri="http://schemas.microsoft.com/office/infopath/2007/PartnerControls"/>
    <ds:schemaRef ds:uri="http://schemas.microsoft.com/sharepoint/v3"/>
    <ds:schemaRef ds:uri="7a0e3154-6b99-4da6-b1ce-8f52728b9954"/>
  </ds:schemaRefs>
</ds:datastoreItem>
</file>

<file path=customXml/itemProps2.xml><?xml version="1.0" encoding="utf-8"?>
<ds:datastoreItem xmlns:ds="http://schemas.openxmlformats.org/officeDocument/2006/customXml" ds:itemID="{4BFB8A1C-DFFD-4670-9915-F583309000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a0e3154-6b99-4da6-b1ce-8f52728b99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DF43CB-BD93-4B2F-8FEB-85586ED584B8}">
  <ds:schemaRefs>
    <ds:schemaRef ds:uri="http://schemas.microsoft.com/sharepoint/v3/contenttype/forms"/>
  </ds:schemaRefs>
</ds:datastoreItem>
</file>

<file path=docMetadata/LabelInfo.xml><?xml version="1.0" encoding="utf-8"?>
<clbl:labelList xmlns:clbl="http://schemas.microsoft.com/office/2020/mipLabelMetadata">
  <clbl:label id="{02513295-34d7-4ce7-95f0-d6d90e122a36}" enabled="1" method="Standard" siteId="{2e0cb644-c094-41d7-ab3d-43201da24438}"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1</Pages>
  <Words>7853</Words>
  <Characters>44767</Characters>
  <Application>Microsoft Office Word</Application>
  <DocSecurity>4</DocSecurity>
  <Lines>373</Lines>
  <Paragraphs>105</Paragraphs>
  <ScaleCrop>false</ScaleCrop>
  <Company/>
  <LinksUpToDate>false</LinksUpToDate>
  <CharactersWithSpaces>52515</CharactersWithSpaces>
  <SharedDoc>false</SharedDoc>
  <HLinks>
    <vt:vector size="48" baseType="variant">
      <vt:variant>
        <vt:i4>5767237</vt:i4>
      </vt:variant>
      <vt:variant>
        <vt:i4>0</vt:i4>
      </vt:variant>
      <vt:variant>
        <vt:i4>0</vt:i4>
      </vt:variant>
      <vt:variant>
        <vt:i4>5</vt:i4>
      </vt:variant>
      <vt:variant>
        <vt:lpwstr>https://docs.github.com/en/rest/guides/encrypting-secrets-for-the-rest-api?apiVersion=2026-03-10</vt:lpwstr>
      </vt:variant>
      <vt:variant>
        <vt:lpwstr/>
      </vt:variant>
      <vt:variant>
        <vt:i4>2687025</vt:i4>
      </vt:variant>
      <vt:variant>
        <vt:i4>18</vt:i4>
      </vt:variant>
      <vt:variant>
        <vt:i4>0</vt:i4>
      </vt:variant>
      <vt:variant>
        <vt:i4>5</vt:i4>
      </vt:variant>
      <vt:variant>
        <vt:lpwstr>mailto:Lee_Foster@bcbsil.com</vt:lpwstr>
      </vt:variant>
      <vt:variant>
        <vt:lpwstr/>
      </vt:variant>
      <vt:variant>
        <vt:i4>5242954</vt:i4>
      </vt:variant>
      <vt:variant>
        <vt:i4>15</vt:i4>
      </vt:variant>
      <vt:variant>
        <vt:i4>0</vt:i4>
      </vt:variant>
      <vt:variant>
        <vt:i4>5</vt:i4>
      </vt:variant>
      <vt:variant>
        <vt:lpwstr>mailto:Katie_Prizy@bcbsil.com</vt:lpwstr>
      </vt:variant>
      <vt:variant>
        <vt:lpwstr/>
      </vt:variant>
      <vt:variant>
        <vt:i4>2687025</vt:i4>
      </vt:variant>
      <vt:variant>
        <vt:i4>12</vt:i4>
      </vt:variant>
      <vt:variant>
        <vt:i4>0</vt:i4>
      </vt:variant>
      <vt:variant>
        <vt:i4>5</vt:i4>
      </vt:variant>
      <vt:variant>
        <vt:lpwstr>mailto:Lee_Foster@bcbsil.com</vt:lpwstr>
      </vt:variant>
      <vt:variant>
        <vt:lpwstr/>
      </vt:variant>
      <vt:variant>
        <vt:i4>5242954</vt:i4>
      </vt:variant>
      <vt:variant>
        <vt:i4>9</vt:i4>
      </vt:variant>
      <vt:variant>
        <vt:i4>0</vt:i4>
      </vt:variant>
      <vt:variant>
        <vt:i4>5</vt:i4>
      </vt:variant>
      <vt:variant>
        <vt:lpwstr>mailto:Katie_Prizy@bcbsil.com</vt:lpwstr>
      </vt:variant>
      <vt:variant>
        <vt:lpwstr/>
      </vt:variant>
      <vt:variant>
        <vt:i4>5505130</vt:i4>
      </vt:variant>
      <vt:variant>
        <vt:i4>6</vt:i4>
      </vt:variant>
      <vt:variant>
        <vt:i4>0</vt:i4>
      </vt:variant>
      <vt:variant>
        <vt:i4>5</vt:i4>
      </vt:variant>
      <vt:variant>
        <vt:lpwstr>mailto:Andres_X_Garcia@bcbstx.com</vt:lpwstr>
      </vt:variant>
      <vt:variant>
        <vt:lpwstr/>
      </vt:variant>
      <vt:variant>
        <vt:i4>5505130</vt:i4>
      </vt:variant>
      <vt:variant>
        <vt:i4>3</vt:i4>
      </vt:variant>
      <vt:variant>
        <vt:i4>0</vt:i4>
      </vt:variant>
      <vt:variant>
        <vt:i4>5</vt:i4>
      </vt:variant>
      <vt:variant>
        <vt:lpwstr>mailto:Andres_X_Garcia@bcbstx.com</vt:lpwstr>
      </vt:variant>
      <vt:variant>
        <vt:lpwstr/>
      </vt:variant>
      <vt:variant>
        <vt:i4>8126588</vt:i4>
      </vt:variant>
      <vt:variant>
        <vt:i4>0</vt:i4>
      </vt:variant>
      <vt:variant>
        <vt:i4>0</vt:i4>
      </vt:variant>
      <vt:variant>
        <vt:i4>5</vt:i4>
      </vt:variant>
      <vt:variant>
        <vt:lpwstr>mailto:VenkataSurendraKumar_Chaluvadi@hcsc.com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Palumbo</dc:creator>
  <cp:keywords/>
  <cp:lastModifiedBy>Fabio Palumbo</cp:lastModifiedBy>
  <cp:revision>36</cp:revision>
  <dcterms:created xsi:type="dcterms:W3CDTF">2026-08-03T20:35:00Z</dcterms:created>
  <dcterms:modified xsi:type="dcterms:W3CDTF">2026-08-06T16:45:00Z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0x010100C36FBA45A6F4D3419D61D78704D979DB</vt:lpwstr>
  </property>
  <property fmtid="{D5CDD505-2E9C-101B-9397-08002B2CF9AE}" pid="3" name="MediaServiceImageTags">
    <vt:lpwstr/>
  </property>
</Properties>
</file>